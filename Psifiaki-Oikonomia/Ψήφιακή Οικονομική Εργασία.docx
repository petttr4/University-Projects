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405025" cy="2094758"/>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405025" cy="209475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“Η τεχνητή νοημοσύνη ως αρωγός στην </w:t>
      </w:r>
    </w:p>
    <w:p w:rsidR="00000000" w:rsidDel="00000000" w:rsidP="00000000" w:rsidRDefault="00000000" w:rsidRPr="00000000" w14:paraId="0000000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εκπαιδευτική ισότητα”</w:t>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A">
      <w:pPr>
        <w:ind w:left="720" w:firstLine="0"/>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Εργασία στο μάθημα της Ψηφιακής Οικονομίας</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32"/>
          <w:szCs w:val="32"/>
          <w:rtl w:val="0"/>
        </w:rPr>
        <w:tab/>
      </w:r>
      <w:r w:rsidDel="00000000" w:rsidR="00000000" w:rsidRPr="00000000">
        <w:rPr>
          <w:rFonts w:ascii="Times New Roman" w:cs="Times New Roman" w:eastAsia="Times New Roman" w:hAnsi="Times New Roman"/>
          <w:b w:val="1"/>
          <w:sz w:val="26"/>
          <w:szCs w:val="26"/>
          <w:rtl w:val="0"/>
        </w:rPr>
        <w:tab/>
      </w:r>
    </w:p>
    <w:p w:rsidR="00000000" w:rsidDel="00000000" w:rsidP="00000000" w:rsidRDefault="00000000" w:rsidRPr="00000000" w14:paraId="0000000E">
      <w:pPr>
        <w:ind w:left="1440"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ind w:left="1440"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ind w:left="144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Γεωργία Ποιμενίδου ics23097</w:t>
      </w:r>
    </w:p>
    <w:p w:rsidR="00000000" w:rsidDel="00000000" w:rsidP="00000000" w:rsidRDefault="00000000" w:rsidRPr="00000000" w14:paraId="00000012">
      <w:pPr>
        <w:ind w:left="720"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Καλλιόπη Μαρία Τιντικάκη ics23088</w:t>
      </w:r>
    </w:p>
    <w:p w:rsidR="00000000" w:rsidDel="00000000" w:rsidP="00000000" w:rsidRDefault="00000000" w:rsidRPr="00000000" w14:paraId="00000013">
      <w:pPr>
        <w:ind w:left="144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Πετρούλα Τσιμπίνη ics23085</w:t>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ind w:left="360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ind w:left="360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ind w:left="360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ind w:left="360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ind w:left="360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ind w:left="36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Ιούνιος 2024</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Περίληψη</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εργασία μας πραγματεύεται την πλατφόρμα “MagicSchool ΑΙ”, ένα εργαλείο  τεχνητής νοημοσύνης  που στοχεύει στην διευκόλυνση και εξοικονόμηση του χρόνου των εκπαιδευτικών κατά την παραγωγή διδακτικού υλικού, εστιάζοντας την προσοχή τους στην εν ταξη διδασκαλία και στις διδακτικές ανάγκες του κάθε μαθητή. Πιο συγκεκριμένα, εκμεταλλευόμενοι τις λειτουργίες (Accommodation Suggestion Generator, IEP Generator, Text Leveler,Diagnostic Assessment Generator, Assignment Scaffolder) που παρέχονται στους εκπαιδευτικούς ειδικής αγωγής, προτείνουμε την αξιοποίηση του “Easier”. Πρόκειται για ένα project μηχανικής μάθησης που επιτρέπει την αυτόματη μετάφραση της νοηματικής γλώσσας σε κείμενο ή φωνή καθώς και την ανάποδη διαδικασία, διευκολύνοντας έτσι την επικοινωνία μεταξύ κωφών και ακουόντων. Με τον συνδυασμό αυτό πετυχαίνεται η ενσωμάτωση τόσο των ατόμων με μαθησιακές δυσκολίες όσο και αυτών με αναπηρία στην ακοή, στην κοινή τάξη ως εν δυνάμει ενεργά μέλη. Κατ'αυτόν τον τρόπο οι ομάδες αυτές δεν αισθάνονται παραγκωνισμένες και οι ιδιαίτερες ανάγκες τους καλύπτονται πλήρως. Αυτή η συνδυαστική προσέγγιση, αναμφίβολα προωθεί την εκπαιδευτική ισότητα και αποτελεί πολύτιμο πόρο για την σημείωση ραγδαίας εξέλιξης σε όλες τις εκπαιδευτικές βαθμίδες.</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ind w:left="288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Πίνακας Περιεχομένων</w:t>
      </w:r>
    </w:p>
    <w:p w:rsidR="00000000" w:rsidDel="00000000" w:rsidP="00000000" w:rsidRDefault="00000000" w:rsidRPr="00000000" w14:paraId="0000003B">
      <w:pPr>
        <w:numPr>
          <w:ilvl w:val="0"/>
          <w:numId w:val="4"/>
        </w:numPr>
        <w:spacing w:after="0" w:before="24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Περίληψη…………………………………………………………………… 2</w:t>
      </w:r>
    </w:p>
    <w:p w:rsidR="00000000" w:rsidDel="00000000" w:rsidP="00000000" w:rsidRDefault="00000000" w:rsidRPr="00000000" w14:paraId="0000003C">
      <w:pPr>
        <w:numPr>
          <w:ilvl w:val="0"/>
          <w:numId w:val="4"/>
        </w:numPr>
        <w:spacing w:after="0" w:before="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Εισαγωγή…………………………………………………………………… 3</w:t>
      </w:r>
    </w:p>
    <w:p w:rsidR="00000000" w:rsidDel="00000000" w:rsidP="00000000" w:rsidRDefault="00000000" w:rsidRPr="00000000" w14:paraId="0000003D">
      <w:pPr>
        <w:numPr>
          <w:ilvl w:val="0"/>
          <w:numId w:val="4"/>
        </w:numPr>
        <w:spacing w:after="0" w:before="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Κυρίως κείμενο</w:t>
      </w:r>
    </w:p>
    <w:p w:rsidR="00000000" w:rsidDel="00000000" w:rsidP="00000000" w:rsidRDefault="00000000" w:rsidRPr="00000000" w14:paraId="0000003E">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Στόχος της εργασίας…………………………………………….…. 5</w:t>
      </w:r>
    </w:p>
    <w:p w:rsidR="00000000" w:rsidDel="00000000" w:rsidP="00000000" w:rsidRDefault="00000000" w:rsidRPr="00000000" w14:paraId="0000003F">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Magic School……………………………………………………...… 7</w:t>
      </w:r>
    </w:p>
    <w:p w:rsidR="00000000" w:rsidDel="00000000" w:rsidP="00000000" w:rsidRDefault="00000000" w:rsidRPr="00000000" w14:paraId="00000040">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Easier………………………………………………………………... 8</w:t>
      </w:r>
    </w:p>
    <w:p w:rsidR="00000000" w:rsidDel="00000000" w:rsidP="00000000" w:rsidRDefault="00000000" w:rsidRPr="00000000" w14:paraId="00000041">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Συνδυαστική προσφορά των εργαλείων…………………………... 9</w:t>
      </w:r>
    </w:p>
    <w:p w:rsidR="00000000" w:rsidDel="00000000" w:rsidP="00000000" w:rsidRDefault="00000000" w:rsidRPr="00000000" w14:paraId="00000042">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Εφαρμογή…………………………………………………………… 10</w:t>
      </w:r>
    </w:p>
    <w:p w:rsidR="00000000" w:rsidDel="00000000" w:rsidP="00000000" w:rsidRDefault="00000000" w:rsidRPr="00000000" w14:paraId="00000043">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Θετικές επιδράσεις……………………………………………….… 14</w:t>
      </w:r>
    </w:p>
    <w:p w:rsidR="00000000" w:rsidDel="00000000" w:rsidP="00000000" w:rsidRDefault="00000000" w:rsidRPr="00000000" w14:paraId="00000044">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Αρνητικές επιδράσεις……………………………………………… 16</w:t>
      </w:r>
    </w:p>
    <w:p w:rsidR="00000000" w:rsidDel="00000000" w:rsidP="00000000" w:rsidRDefault="00000000" w:rsidRPr="00000000" w14:paraId="00000045">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Στοιχεία κόστους και μη οικονομικής ωφέλειας………………… 17</w:t>
      </w:r>
    </w:p>
    <w:p w:rsidR="00000000" w:rsidDel="00000000" w:rsidP="00000000" w:rsidRDefault="00000000" w:rsidRPr="00000000" w14:paraId="00000046">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Οικονομικές και μη οικονομικές ωφέλειες…………………….…. 18</w:t>
      </w:r>
    </w:p>
    <w:p w:rsidR="00000000" w:rsidDel="00000000" w:rsidP="00000000" w:rsidRDefault="00000000" w:rsidRPr="00000000" w14:paraId="00000047">
      <w:pPr>
        <w:numPr>
          <w:ilvl w:val="1"/>
          <w:numId w:val="4"/>
        </w:numPr>
        <w:spacing w:after="0" w:before="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Τρόποι υλοποίησης και εφαρμογής……………………………..… 19</w:t>
      </w:r>
    </w:p>
    <w:p w:rsidR="00000000" w:rsidDel="00000000" w:rsidP="00000000" w:rsidRDefault="00000000" w:rsidRPr="00000000" w14:paraId="00000048">
      <w:pPr>
        <w:numPr>
          <w:ilvl w:val="0"/>
          <w:numId w:val="4"/>
        </w:numPr>
        <w:spacing w:after="0" w:before="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Συμπεράσματα…………………………………………………………...… 20</w:t>
      </w:r>
    </w:p>
    <w:p w:rsidR="00000000" w:rsidDel="00000000" w:rsidP="00000000" w:rsidRDefault="00000000" w:rsidRPr="00000000" w14:paraId="00000049">
      <w:pPr>
        <w:numPr>
          <w:ilvl w:val="0"/>
          <w:numId w:val="4"/>
        </w:numPr>
        <w:spacing w:after="240" w:before="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Βιβλιογραφικές αναφορές…………………………………………………. 20</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sz w:val="26"/>
          <w:szCs w:val="26"/>
        </w:rPr>
      </w:pPr>
      <w:sdt>
        <w:sdtPr>
          <w:id w:val="-113050176"/>
          <w:tag w:val="goog_rdk_0"/>
        </w:sdtPr>
        <w:sdtContent>
          <w:commentRangeStart w:id="0"/>
        </w:sdtContent>
      </w:sdt>
      <w:r w:rsidDel="00000000" w:rsidR="00000000" w:rsidRPr="00000000">
        <w:rPr>
          <w:rFonts w:ascii="Times New Roman" w:cs="Times New Roman" w:eastAsia="Times New Roman" w:hAnsi="Times New Roman"/>
          <w:b w:val="1"/>
          <w:sz w:val="26"/>
          <w:szCs w:val="26"/>
          <w:rtl w:val="0"/>
        </w:rPr>
        <w:t xml:space="preserve">Εισαγωγή</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MagicSchool Ai είναι ένα πρωτοποριακό εργαλείο που χρησιμοποιείται στον τομέα της εκπαίδευσης αξιοποιώντας την τεχνολογία της τεχνητής νοημοσύνης. Στην γενική της μορφή, η πλατφόρμα προσφέρει μία πληθώρα εργαλείων που ξεπερνούν τα εξήντα παρέχοντας στους διδάσκοντες την δυνατότητα να παράγουν το εκπαιδευτικό τους υλικό γρήγορα και εύκολα εξοικονομώντας τον χρόνο τους και διευκολύνοντας τους εαυτούς τους.Ο εκπαιδευτικός δύναται να εκτελέσει το επάγγελμά του αφιερώνοντας περισσότερο χρόνο πάνω από τον κάθε μαθητή εντοπίζοντας πιθανές δυσκολίες και συμβάλλοντας στην αντιμετώπιση και διερεύνηση του προβλήματος.Παράλληλα, η πλατφόρμα προωθεί την επικοινωνία μεταξύ διδασκόντων- γονέων ενισχύοντας την ομαλή συνεργασία που έχει ως απώτερο σκοπό την τοποθέτηση του μαθητή στο επίκεντρο της προσοχής σχετικά με διάφορες δυσκολίες που μπορεί να αντιμετωπίζει εντός τάξης αλλά και εκτός .Το MagicSchool Ai απευθύνεται σε όλες τις κατηγορίες καθηγητών όπως για παράδειγμα καθηγητές ειδικής αγωγής,καθηγητές ESL,κοινωνικούς λειτουργούς και πέρα των ήδη υπαρχόντων εργαλείων που μπορούν όλες οι κατηγορίες καθηγητών να αξιοποιήσουν  η πλατφόρμα προσφέρει επιπλέον εξειδικευμένα εργαλεία για κάθε κατηγορία ξεχωριστά.Επομένως,ένας απλός εκπαιδευτικός μπορεί να χρησιμοποιήσει τα εργαλεία που παρατείθονται στους καθηγητές της ειδικής αγωγής και να τα αξιοποιήσει έτσι ώστε να εντάξει και να βοηθήσει όσο περισσότερο μπορεί τους μαθητές που αντιμετωπίζουν μαθησιακές δυσκολίες,αποτρέποντας αυτά τα παιδιά από το να νιώθουν παραγκωνισμένα ή αποκομμένα από την κοινή τάξη.Παρακάτω παρατίθενται και αναλύονται τρία χρήσιμα εργαλεία που προσφέρει η πλατφόρμα Magicschool Ai:</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1)IEP Generator</w:t>
      </w:r>
      <w:r w:rsidDel="00000000" w:rsidR="00000000" w:rsidRPr="00000000">
        <w:rPr>
          <w:rFonts w:ascii="Times New Roman" w:cs="Times New Roman" w:eastAsia="Times New Roman" w:hAnsi="Times New Roman"/>
          <w:sz w:val="24"/>
          <w:szCs w:val="24"/>
          <w:rtl w:val="0"/>
        </w:rPr>
        <w:t xml:space="preserve">: Σημαντικό εργαλείο για εκπαιδευτικούς που δημιουργούν εξατομικευμένα εκπαιδευτικά προγράμματα για μαθητές με αναπηρίες. Με δυνατότητες προσαρμογής και εστίαση στον μαθητοκεντρικό προγραμματισμό, απλοποιεί τη διαδικασία, εξασφαλίζοντας νομική συμμόρφωση και προάγοντας την ενταξιακή εκπαίδευση. Είναι απαραίτητος συνεργάτης για την κάλυψη των ποικίλων αναγκών των μαθητών και τη δημιουργία υποστηρικτικού περιβάλλοντος μάθησης.</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2)Class Newsletter Tool</w:t>
      </w:r>
      <w:r w:rsidDel="00000000" w:rsidR="00000000" w:rsidRPr="00000000">
        <w:rPr>
          <w:rFonts w:ascii="Times New Roman" w:cs="Times New Roman" w:eastAsia="Times New Roman" w:hAnsi="Times New Roman"/>
          <w:sz w:val="24"/>
          <w:szCs w:val="24"/>
          <w:rtl w:val="0"/>
        </w:rPr>
        <w:t xml:space="preserve">:Πολύτιμο για εκπαιδευτικούς που επιθυμούν να διατηρήσουν αποτελεσματική επικοινωνία με τις οικογένειες των μαθητών τους. Παρέχοντας συνεπή επικοινωνία και προσαρμογή, διευκολύνει τη δημιουργία ελκυστικών ενημερωτικών δελτίων, προάγοντας την εμπλοκή των οικογενειών και τη θετική επικοινωνία. Είναι απαραίτητο για την ενίσχυση της συνεργασίας μεταξύ σχολείου και οικογένειας.</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3)Behavior Intervention Suggestion Generator</w:t>
      </w:r>
      <w:r w:rsidDel="00000000" w:rsidR="00000000" w:rsidRPr="00000000">
        <w:rPr>
          <w:rFonts w:ascii="Times New Roman" w:cs="Times New Roman" w:eastAsia="Times New Roman" w:hAnsi="Times New Roman"/>
          <w:sz w:val="24"/>
          <w:szCs w:val="24"/>
          <w:rtl w:val="0"/>
        </w:rPr>
        <w:t xml:space="preserve">:Χρήσιμο βοήθημα για εκπαιδευτικούς που θέλουν να διαχειριστούν και να βελτιώσουν τις δύσκολες συμπεριφορές των μαθητών. Με την παροχή ανάλυσης συμπεριφοράς και επιστημονικά τεκμηριωμένων παρεμβάσεων, αυτό το εργαλείο διευκολύνει την παροχή εξατομικευμένης και αποτελεσματικής υποστήριξης. Είναι αναγκαίο για τους εκπαιδευτικούς που επιδιώκουν να δημιουργήσουν ένα θετικό και συμπεριληπτικό περιβάλλον μάθησης για όλους τους μαθητές.</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Easier είναι ένα project το οποίο βρίσκεται σε εξέλιξη από τον Ιανουάριο του 2022 και ολοκληρώνεται τον Ιουνιο του 2024 και υπόσχεται να αποτελέσει την γέφυρα επικοινωνίας  ανάμεσα σε κωφούς και ακούοντες.Πιο συγκεκριμένα, το Easier καταφέρνει να αναπτύξει μία τεχνολογία αυτόματης μετάφρασης νοηματικής γλώσσας τόσο σε προφορική όσο και σε γραπτή φωνούμενη γλώσσα και αντίστροφα.Μάλιστα στην πρώτη του έκδοση το Easier θα πειραματιστεί με επτά νοηματικές γλώσσες (Βρετανική, Γαλλική,Γερμανική ,Ελβετογερμανική,Ολλανδική, Ελληνική και Ιταλική) και αντίστοιχα έξι ομιλούμενες γλώσσες(Αγγλικά,Γαλλικά,Γερμανικά,Ολλανδικά,Ελληνικά και Ιταλικά) διευκολύνοντας την ζωή πολλών ανθρώπων ανά τον κόσμο</w:t>
      </w:r>
      <w:r w:rsidDel="00000000" w:rsidR="00000000" w:rsidRPr="00000000">
        <w:rPr>
          <w:rFonts w:ascii="Times New Roman" w:cs="Times New Roman" w:eastAsia="Times New Roman" w:hAnsi="Times New Roman"/>
          <w:color w:val="183c55"/>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Στο πλαίσιο της δημοσίευσης του Easier αποτελεί σημαντικό να τονίσουμε ότι η επαφή και η κατανόηση χρήσης της εφαρμογής είναι εξαιρετικά απλή και μπορεί εύκολα να τεθεί σε λειτουργία καθώς οι νοηματιστές θα έχουν την δυνατότητα μέσω της κάμερας τους να συνομιλήσουν με τους ακούοντες χρήστες.Η ύπαρξη του εικονικού βοηθού-avatar ονόματι “Paula” θα επιτρέπει στους ακούοντες χρήστες να μιλούν ή να πληκτρολογούν κάποιο κείμενο και στην συνέχεια μέσω του avatar οι κωφοί χρήστες θα μπορούν να δουν την νοηματική μετάφραση.Αντίστοιχα, φυσικά, και οι ακούοντες χρήστες θα έχουν την ευκαιρία να διαβάσουν την μετάφραση της νοηματικής επικοινωνίας ως κείμενο ή διαφορετικά να ακούν την μετάφραση ως λόγο.Το project Easier είναι ένα μοναδικό στο είδος του εργαλείο το οποίο μέσα από την σωστή αξιοποίηση του μπορεί να καταστεί ανατρεπτικό απέναντι στα άτομα με αναπηρία ακοής.Οι άνθρωποι αυτοί θα μπορούν να ενταχθούν πλήρως και ολοκληρωτικά στην καθημερινότητα ξεπερνώντας τα εμπόδια που ως και σήμερα τους κρατούσαν μερικά βήματα πίσω από τους υπόλοιπους.Η εκπαίδευση,η εργασία,οι κοινωνικές συναναστροφές και πολλοί άλλοι τομείς στους οποίους εδώ και πολλά χρόνια τα άτομα με αναπηρία ακοής αντιμετώπιζαν ανισότητες και απορρίψεις λόγω της ιδιαιτερότητας τους  θα καταφέρουν να αποκτήσουν την καθημερινότητα που για πολλούς θεωρείται δεδομένη.</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Στόχος της εργασίας</w:t>
      </w:r>
    </w:p>
    <w:p w:rsidR="00000000" w:rsidDel="00000000" w:rsidP="00000000" w:rsidRDefault="00000000" w:rsidRPr="00000000" w14:paraId="00000082">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πραγματικότητα στην Ελλάδα απέχει πολύ από την επίτευξη της εκπαιδευτικής ισότητας. Το εκπαιδευτικό μας σύστημα πάσχει από ακραία μεροληψία σε βάρος των μειονοτήτων, μην επιτρέποντας τους την συμμετοχή στην δημόσια τάξη και περιορίζοντας τις εκπαιδευτικές τους ευκαιρίες στην απολύτως βασική και υποχρεωτική εκπαίδευση. Ιδιαίτερα στην περίπτωση των ανθρώπων με δυσκολίες στην ακοή, τα άτομα αυτά μπορούν να φοιτήσουν μόνο σε ειδικά σχολεία πρωτοβάθμιας και δευτεροβάθμιας εκπαίδευσης, ενώ δεν έχουν την ευκαιρία να σπουδάσουν ή να εντρυφήσουν σε κάποιον επιστημονικό κλάδο- για να σπουδάσουν στα κοινά πανεπιστήμια απαιτείται διερμηνέας που στα ελληνικά πανεπιστήμια συνήθως σπανίζει. Προαποφασίζεται, με αυτόν τον τρόπο, η επαγγελματική και οικονομική ζωή των ατόμων αυτών, καθώς έχουν πρόσβαση μόνο σε δουλειές χαμηλών προδιαγραφών, συνήθως στον δημόσιο τομέα ή/και χειρωνακτικής άσκησης. </w:t>
      </w:r>
    </w:p>
    <w:p w:rsidR="00000000" w:rsidDel="00000000" w:rsidP="00000000" w:rsidRDefault="00000000" w:rsidRPr="00000000" w14:paraId="000000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πρόταση μας αποτελεί μια προσπάθεια ένταξης των ατόμων με δυσκολίες στην εκπαίδευση και συγκεκριμένα της κοινότητας των κωφάλαλων συνανθρώπων μας στην εκπαιδευτική διαδικασία και στις ευκαιρίες που αυτή προσφέρει. Αναφερόμαστε σε μία επανάσταση στην εκπαίδευση με στόχο αυτή να γίνει καθολική και αμερόληπτη. Προς αυτή την κατεύθυνση, προτείνουμε την συνδυαστική αξιοποίηση του εργαλείου τεχνητής νοημοσύνης MagicSchool και του project Easier. Συγκεκριμένα, αξιοποιούμε τα εργαλεία που αναφέρονται σε καθηγητές ειδικής αγωγής και προτείνουμε την αφομοίωση σε αυτά της μεταφραστικής λειτουργικότητας (από νοηματική σε ομιλούμενη γλώσσα και το αντίστροφο) που προσφέρει το project Easier. Παρακάτω γίνεται εκτενής ανάλυση της προσφοράς του κάθε εργαλείου ξεχωριστά αλλά της συνδυαστικής προσφοράς τους.</w:t>
      </w:r>
    </w:p>
    <w:p w:rsidR="00000000" w:rsidDel="00000000" w:rsidP="00000000" w:rsidRDefault="00000000" w:rsidRPr="00000000" w14:paraId="0000008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7">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8">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9">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A">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B">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C">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D">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E">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F">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0">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1">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2">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3">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4">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5">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6">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7">
      <w:pPr>
        <w:ind w:firstLine="72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MagicSchool</w:t>
      </w:r>
    </w:p>
    <w:p w:rsidR="00000000" w:rsidDel="00000000" w:rsidP="00000000" w:rsidRDefault="00000000" w:rsidRPr="00000000" w14:paraId="00000098">
      <w:pPr>
        <w:ind w:firstLine="72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Το MagicSchool διαθέτει 4 εργαλεία που μπορούν να χρησιμοποιηθούν από καθηγητές ειδικής αγωγής και τα οποία έχουν μεγάλη προσαρμοστικότητα και ευελιξία ανάλογα με το μαθητικό ακροατηριο- τις ξεχωριστές ανάγκες και ιδιαιτερότητες του κάθε μαθητή. Τα εργαλεία αυτά μπορούν να χρησιμοποιηθούν μεμονωμένα ή συνδυαστικά και είναι τα εξής:</w:t>
      </w:r>
    </w:p>
    <w:p w:rsidR="00000000" w:rsidDel="00000000" w:rsidP="00000000" w:rsidRDefault="00000000" w:rsidRPr="00000000" w14:paraId="0000009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Accommodation Suggestion Generator: Καταιγισμός ιδεών από ποικίλες και διαφορετικές προσεγγίσεις διδασκαλίας με βάση τις ιδιαιτερότητες και δυσκολίες του κάθε μαθητή. Με δεδομένο ότι -ιδιαίτερα στην ειδική αγωγή- κάθε μαθητής έχει τις δικές του ξεχωριστές ανάγκες και τους δικούς του ρυθμούς κατανόησης και αφομοίωσης γνώσης, είναι σχεδόν αδύνατο να ικανοποιηθούν αυτές οι ανάγκες όλων των μαθητών με την συμβατική εκπαιδευτική- δασκαλοκεντρική και γνωσιοθεωρητική- προσέγγιση. Αυτή την προσέγγιση καλείται να ανατρέψει το MagicSchool μέσω αυτού του εργαλείου, καθώς παρέχει τη δυνατότητα στον καθηγητή να περιγράψει τις ανάγκες/ δυσκολίες που έχει παρατηρήσει για κάθε μαθητή ξεχωριστά και να του επιστρέψει μια λίστα από διαφορετικές επιλογές τροποποίησης/ προσαρμογής της διδακτικής πράξης.</w:t>
      </w:r>
      <w:r w:rsidDel="00000000" w:rsidR="00000000" w:rsidRPr="00000000">
        <w:rPr>
          <w:rtl w:val="0"/>
        </w:rPr>
      </w:r>
    </w:p>
    <w:p w:rsidR="00000000" w:rsidDel="00000000" w:rsidP="00000000" w:rsidRDefault="00000000" w:rsidRPr="00000000" w14:paraId="0000009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IEP Generator: Δημιουργία προσωποποιημένων προγραμμάτων εκπαίδευσης (Individualized Education Programs). Για την ένταξη όλων των μαθητευόμενων στην εκπαιδευτική διαδικασία και την προσαρμογή της στις ξεχωριστές τους ανάγκες, αυτό το εργαλείο είναι ιδανικό για κάθε δάσκαλο/-λα ειδικής αγωγής που θέλει να παρέχει μια ολιστική και μη αποκλειστική εκπαίδευση στους μαθητές του/της. Το εργαλείο επιδέχεται μεγάλο βαθμό εξατομίκευσης, δίνοντας την δυνατότητα στους καθηγητές να σχεδιάσουν ένα πρόγραμμα διδασκαλίας πλήρως εναρμονισμένο με τους ατομικούς στόχους, δυνατά, αδύναμα χαρακτηριστικά και προκλήσεις για τον κάθε μαθητή.</w:t>
      </w:r>
      <w:r w:rsidDel="00000000" w:rsidR="00000000" w:rsidRPr="00000000">
        <w:rPr>
          <w:rtl w:val="0"/>
        </w:rPr>
      </w:r>
    </w:p>
    <w:p w:rsidR="00000000" w:rsidDel="00000000" w:rsidP="00000000" w:rsidRDefault="00000000" w:rsidRPr="00000000" w14:paraId="0000009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 Leveler: Μετατροπή κειμένου και προσαρμογή του ανάλογα με το γνωστικό επίπεδου ανάγνωσης των μαθητών. Το συγκεκριμένο εργαλείο δέχεται ως είσοδο ένα οποιοδήποτε κείμενο και μπορεί να παράγει ένα κείμενο προσαρμοσμένο σε κάποιο χαμηλότερο ή υψηλότερο επίπεδο ανάγνωσης, απλουστεύοντας ή εξειδικεύοντας το κείμενο. Αυτό  είναι ιδιαίτερα χρήσιμο σε περιπτώσεις τάξεων όπου υπάρχουν μαθητές διαφορετικού επιπέδου, καθώς δίνετε η ευκαιρία στους μαθητές με  χαμηλότερη δυναμική στην ανάγνωση να έχουν πρόσβαση σε ένα σαφέστερο και πιο εύπεπτο κείμενο. </w:t>
      </w:r>
      <w:r w:rsidDel="00000000" w:rsidR="00000000" w:rsidRPr="00000000">
        <w:rPr>
          <w:rtl w:val="0"/>
        </w:rPr>
      </w:r>
    </w:p>
    <w:p w:rsidR="00000000" w:rsidDel="00000000" w:rsidP="00000000" w:rsidRDefault="00000000" w:rsidRPr="00000000" w14:paraId="0000009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Diagnostic Assessment Generator: Παραγωγή ενός μοναδικού, φτιαγμένο με βάση τον κάθε μαθητή τεστ αξιολόγησης. Το εργαλείο αυτό παράγει δεδομένα που μπορούν να χρησιμοποιηθούν για την κατανόηση των γνωστικών ελλείψεων και μαθησιακών αναγκών των μαθητών. Ο διδάσκων μπορεί να επιλέξει τι επιθυμεί να αξιολογήσει, να προσαρμόσει την τάξη/ επίπεδο των μαθητών και το πλήθος των ερωτήσεων απ’ τις οποίες  θέλει να απαρτίζεται η αξιολόγηση και το εργαλείο μπορεί να παράξει ένα τεστ αξιολόγησης σύμφωνα με τις επιλογές του. Παράγονται, επιπλέον, και απαντήσεις στις ερωτήσεις αυτές καθώς και επεξηγήσεις των απαντήσεων αυτών, ωστέ ο καθηγητής να είναι σε θέση να στηρίξει πλήρως τους μαθητές στην διαδικασία της αξιολόγησης. </w:t>
      </w:r>
      <w:r w:rsidDel="00000000" w:rsidR="00000000" w:rsidRPr="00000000">
        <w:rPr>
          <w:rtl w:val="0"/>
        </w:rPr>
      </w:r>
    </w:p>
    <w:p w:rsidR="00000000" w:rsidDel="00000000" w:rsidP="00000000" w:rsidRDefault="00000000" w:rsidRPr="00000000" w14:paraId="0000009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Assignment Scaffolder: Σχεδιασμός ενός πλάνου δράσης με βήματα προσαρμοσμένα στις δυνατότητες και τις γνώσεις κάθε μαθητή για την αντιμετώπισης και επιτυχή ολοκλήρωση μιας εργασίας. Με βάση την εκφώνηση της εργασίας, το εργαλείο παράγει μια σειρά από συγκεκριμένα βήματα με εξήγηση για την ολοκλήρωση της εργασίας. Διευκολύνετε έτσι ο μαθητής στην διάσπαση του προβλήματος/ εκφώνησης σε μικρότερα, απλούστερα υποπροβλήματα, τα οποία μπορεί να αντιμετωπίσει πιο εύκολα και μέσω της σύνθεσης των λυμένων υποπροβλημάτων να καταλήξει στην λύση του αρχικού προβλήματος.</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Easier</w:t>
      </w:r>
    </w:p>
    <w:p w:rsidR="00000000" w:rsidDel="00000000" w:rsidP="00000000" w:rsidRDefault="00000000" w:rsidRPr="00000000" w14:paraId="000000A1">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project Easier είναι ένα εργαλείο ευφυής αυτόματης μετάφρασης της νοηματικής γλώσσας. Κατά την ανάπτυξη του project, συστάθηκαν και εξελίχθηκαν διάφορες χρησιμότητες/ πλεονεκτήματα, τα κύρια εκ των οποίων είναι τα εξής:</w:t>
      </w:r>
    </w:p>
    <w:p w:rsidR="00000000" w:rsidDel="00000000" w:rsidP="00000000" w:rsidRDefault="00000000" w:rsidRPr="00000000" w14:paraId="000000A3">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Συμβατότητα σε κινητές συσκευές και υπολογιστές μέσω εφαρμογής για τη γεφύρωση γλωσσικών χασμάτων μεταξύ ομιλούμενων και νοηματικών γλωσσών, παρέχοντας μια διεπαφή με επίκεντρο τον χρήστη και την αρχιτεκτονική για απρόσκοπτη μετάφραση σε διάφορες ομιλούμενες και νοηματικές γλώσσες.</w:t>
      </w:r>
      <w:r w:rsidDel="00000000" w:rsidR="00000000" w:rsidRPr="00000000">
        <w:rPr>
          <w:rtl w:val="0"/>
        </w:rPr>
      </w:r>
    </w:p>
    <w:p w:rsidR="00000000" w:rsidDel="00000000" w:rsidP="00000000" w:rsidRDefault="00000000" w:rsidRPr="00000000" w14:paraId="000000A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Πολύγλωσσα μοντέλα μετάφρασης, τα οποία υποστηρίζουν μετάφραση υψηλής ποιότητας χωρίς να απαιτούν την ανάλογη ποιότητα ομιλούμενης γλώσσας ως είσοδο. Συγκεκριμένα, το project ανέπτυξε τρεις κατευθύνσεις μετάφρασης: νοηματική-σε-ομιλούμενη, ομιλούμενη-σε-νοηματική και ομιλούμενη-σε-ομιλούμενη. Αυτά τα μοντέλα αποτελούν τη βάση των μεταφραστικών δυνατοτήτων του Easier, προσφέροντας μια ολοκληρωμένη προσέγγιση στη γλωσσική προσβασιμότητα.</w:t>
      </w:r>
      <w:r w:rsidDel="00000000" w:rsidR="00000000" w:rsidRPr="00000000">
        <w:rPr>
          <w:rtl w:val="0"/>
        </w:rPr>
      </w:r>
    </w:p>
    <w:p w:rsidR="00000000" w:rsidDel="00000000" w:rsidP="00000000" w:rsidRDefault="00000000" w:rsidRPr="00000000" w14:paraId="000000A5">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Avatar προηγμένης τεχνολογίας για την οπτικοποίηση της νοηματικής γλώσσας. Το project χρησιμοποιεί το avatar “Paula”, το οποίο βελτίωσε κατά την διάρκεια της ανάπτυξης του ώστε να μπορεί να εκφράζει συναισθήματα, να έχει ξεκάθαρες εκφράσεις στόματος και να μπορεί να επεξεργαστεί τα στοιχεία της σημειογραφίας του Easier. Επιτεύχθηκε έτσι καλύτερη προσωδία και απόδοση των προτάσεων της νοηματικής γλώσσας με τεχνολογία κινούμενων σχεδίων.</w:t>
      </w:r>
      <w:r w:rsidDel="00000000" w:rsidR="00000000" w:rsidRPr="00000000">
        <w:rPr>
          <w:rtl w:val="0"/>
        </w:rPr>
      </w:r>
    </w:p>
    <w:p w:rsidR="00000000" w:rsidDel="00000000" w:rsidP="00000000" w:rsidRDefault="00000000" w:rsidRPr="00000000" w14:paraId="000000A6">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Τεχνολογία εξαγωγής φωνής, κειμένου και βίντεο και αξιοποίησης τους ως είσοδο προς μετάφραση. Από την είσοδο φωνής αναλύονται φωνητικά χαρακτηριστικά, από το κείμενο γίνεται επεξεργασία κειμένου για την ανίχνευση υποκείμενων συναισθημάτων και από το βίντεο γίνεται καταγραφή των εκφράσεων του προσώπου, επιτυγχάνοντας την αναγνώριση και ενσαρκωση συναισθημάτων και ενισχύοντας το βάθος της εμπειρίας της επικοινωνίας, </w:t>
      </w: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Μοντέλο αναγνώρισης νοηματικής γλώσσας που παρέχει μια πλήρη φωνητική αναπαράσταση, αξιοποιώντας τεχνολογίες 2D και 3D. Το μοντέλο αυτό συμβάλλει στην καλύτερη απεικόνιση των εκφράσεων και των μορφασμών, πετυχαίνοντας μια πιο ακριβή επικοινωνία.</w:t>
      </w:r>
      <w:r w:rsidDel="00000000" w:rsidR="00000000" w:rsidRPr="00000000">
        <w:rPr>
          <w:rtl w:val="0"/>
        </w:rPr>
      </w:r>
    </w:p>
    <w:p w:rsidR="00000000" w:rsidDel="00000000" w:rsidP="00000000" w:rsidRDefault="00000000" w:rsidRPr="00000000" w14:paraId="000000A8">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Λεξικοί πόροι πολλαπλών νοηματικών γλωσσών που βασίζονται σε ένα διαγλωσσικό ευρετήριο, το οποίο είναι ένα λεξικό αναγνώσιμο από μηχανή και βασισμένο στην σημασιολογία. Το έργο πρόσθεσε πολλές ευρωπαϊκές νοηματικές γλώσσες στο Open Multilingual Wordnet με στόχο τη σύνδεση νοημάτων με κοινές σημασίες σε όλες τις γλώσσες.</w:t>
      </w:r>
      <w:r w:rsidDel="00000000" w:rsidR="00000000" w:rsidRPr="00000000">
        <w:rPr>
          <w:rtl w:val="0"/>
        </w:rPr>
      </w:r>
    </w:p>
    <w:p w:rsidR="00000000" w:rsidDel="00000000" w:rsidP="00000000" w:rsidRDefault="00000000" w:rsidRPr="00000000" w14:paraId="000000A9">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Διαδικτυακές εφαρμογές που επιτρέπουν την εκπρόθεσμη επεξεργασία της μηχανικής μετάφρασης που παράχθηκε, συμπεριλαμβανομένου του NERstar, το οποίο περιλαμβάνει αυτοματοποιημένες διαδικασίες κατά την εισαγωγή, την επεξεργασία και την εξαγωγή για την οριοθέτηση και τη βελτιστοποίηση των υπότιτλων και των επεξηγήσεων, το AZDV, το οποίο παρέχει διορθώσεις ως γραφικά διαγράμματα ερμηνεύσιμα από λογισμικό, επιτρέποντας κινήσεις του avatar ως αντικαταστάσεις για εσφαλμένα τμήματα της εξόδου μηχανικής μετάφρασης. και το SignTube, ένα εργαλείο επεξεργασίας για ευθυγράμμιση μεταξύ του αρχείου υποτίτλων και του βίντεο νοηματικής γλώσσας. </w:t>
      </w:r>
      <w:r w:rsidDel="00000000" w:rsidR="00000000" w:rsidRPr="00000000">
        <w:rPr>
          <w:rtl w:val="0"/>
        </w:rPr>
      </w:r>
    </w:p>
    <w:p w:rsidR="00000000" w:rsidDel="00000000" w:rsidP="00000000" w:rsidRDefault="00000000" w:rsidRPr="00000000" w14:paraId="000000AA">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Πρακτικές και κατευθυντήριες γραμμές για την δημιουργία και την παρατήρηση νέων γλωσσικών πόρων της νοηματικής γλώσσας και των μεθόδων διδασκαλίας. Το Easier τονίζει τον θεμελιώδη ρόλο των καλών τεχνικών παραγωγής, αποθήκευσης και επαναχρησιμοποίησης των δεδομένων στην διασφάλιση της διαφάνειας και της προσβασιμότητας στην νοηματική γλώσσα. Μάλιστα, το Easier συμμετείχε ενεργά σε διάφορους standardization development οργανισμούς, συμβάλλοντας στην καθιέρωση προτύπων στον τομέα της προσβάσιμης επικοινωνίας.</w:t>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Συνδυαστική προσφορά των εργαλείων</w:t>
      </w:r>
    </w:p>
    <w:p w:rsidR="00000000" w:rsidDel="00000000" w:rsidP="00000000" w:rsidRDefault="00000000" w:rsidRPr="00000000" w14:paraId="000000AD">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Με την χρήση των εργαλείων του MagicSchool AI που απευθύνονται στους καθηγητές ειδικής αγωγής δίνετε η δυνατότητα σε μαθητές διαφορετικών γνωστικών επιπέδων να συμπορεύονται στην διαδικασία της διδασκαλίας με τους δικούς τους ρυθμούς, προάγοντας έτσι ένα συνεργατικό και υποστηρικτικό περιβάλλον μάθησης.Mε την ενσωμάτωση του project Easier, ανάμεσα σε αυτούς τους μαθητές θα μπορούσαν να βρίσκονται κωφοί και κωφάλαλοι μαθητές στα δημόσια σχολεία. Για την συμπερίληψη όλων των μαθητών μιας τέτοιας ποικιλόμορφης τάξης, είναι απαραίτητη η αξιοποίηση πρωτότυπων ιδεών, προσεγγίσεων και προσαρμογών της εκπαιδευτικής διαδικασίας ώστε να μπορούν να συναντιούνται οι διαφορετικές ανάγκες όλων των μαθητών και να ενθαρρύνεται ένα περιβάλλον καθολικής και μη αποκλειστικής μάθησης. Το project Easier καλείται να θέσει τη συνύπαρξη ομιλούντων και κωφαλάλων στην ίδια τάξη εφικτή, ενώ το MagicSchool AI καλείται να απογειώσει αυτή την εμπειρία διδασκαλίας και μάθησης.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Εφαρμογή</w:t>
      </w:r>
    </w:p>
    <w:p w:rsidR="00000000" w:rsidDel="00000000" w:rsidP="00000000" w:rsidRDefault="00000000" w:rsidRPr="00000000" w14:paraId="000000B7">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Ο συνδυασμός των εργαλείων MagicSchool Ai και του project Easier θα μπορούσε να εφαρμοστεί άμεσα σε όλα τα εκπαιδευτικά επίπεδα από την πρωτοβάθμια εκπαίδευση εώς την ανώτατη ενώ παράλληλα θα ήταν εφικτή και η ένταξή τους στην εκπαίδευση των ενηλίκων. Πιο συγκεκριμένα,όλοι οι διδάσκοντες με την χρήση ενός υπολογιστή και την πρόσβαση τους στο internet αποκτούν  την δύναμη της αξιοποίησης των παραπάνω εργαλείων ενώ από την μεριά τους οι κωφοί μαθητές θα χρειαστεί να κατέχουν ένα κινητό τηλέφωνο με εγκατεστημένη την εφαρμογή του Easier.</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Ξεκινώντας, λοιπόν ,από την πρωτοβάθμια εκπαίδευση ο δάσκαλος μέσω του MagicSchool Ai διαθέτει εργαλεία αυτόματης ανάλυσης της επίδοσης του κάθε μαθητή μέσω της δημιουργίας διαφόρων τεστ και κουίζ που προσαρμόζονται στις ικανότητες του κάθε ατόμου.Αυτό, τον βοηθά να προσαρμόσει το περιεχόμενο των μαθημάτων του στις ανάγκες και το επίπεδο κατανόησης του κάθε παιδιού ενώ παράλληλα συμβάλλει στην εξοικονόμηση χρόνου για τον εκπαιδευτικό.Οι δάσκαλοι μπορούν να  παρέχουν εξατομικευμένες ανατροφοδοτήσεις στον κάθε μαθητή σχετικά με  την επίδοσή τους προκειμένου να βελτιώνονται σε τομείς που οι μαθητές αντιμετωπίζουν δυσκολίες χωρίς να απογοητεύονται.Έτσι,παιδιά με μαθησιακές δυσκολίες  λαμβάνουν στοχευμένη υποστήριξη σημειώνοντας με την πάροδο του χρόνου  προσωπική πρόοδο γεγονός που τους κρατά κινητοποιημένους.Παράλληλα,η πλατφόρμα προσφέρει εξατομικευμένα πλάνα παρέμβασης για τους μαθητές που αντιμετωπίζουν προβλήματα διαχείρισης της συμπεριφοράς τους ,μέσα από τα οποία οι καθηγητές κάθε βαθμίδας μπορούν να υποστηρίξουν την συναισθηματική και ακαδημαϊκή τους ευημερία.Σε συνδυασμό  με τα παραπάνω, ο δάσκαλος  με την χρήση του Easier καταφέρνει να επικοινωνεί με τους κωφούς μαθήτες του εύκολα και γρήγορα χωρίς την ύπαρξη εμποδίων.Οι κωφοί μαθητές μέσω της κάμερας του κινητού τους μπορούν να επικοινωνούν με τους δασκάλους τους , να συμμετέχουν ενεργά στο μάθημα,να λύνουν πιθανές απορίες και να εξετάζονται σε τεστ όπως και οι υπόλοιποι μαθητές.</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Περνώντας στην δευτεροβάθμια εκπαίδευση, συγκρατούμε όλα όσα αναφέρθηκαν στην πρωτοβάθμια εκπαίδευση και προσθέτουμε μέσω του MagicSchool Ai πιο προσαρμοσμένα σχέδια μαθημάτων τα οποία επικεντρώνονται στα ατομικά ενδιαφέροντα και τους στόχους του κάθε μαθητή.Οι καθηγητές επιδιώκουν να καλύψουν τις εκπαιδευτικές ανάγκες των μαθητών προσφέροντας διαφορετικά επίπεδα δυσκολίας για το ίδιο θέμα επιτρέποντας στους μαθητές να επιλέξουν το επίπεδο που τους ταιριάζει καλύτερα.Ετσι, ο εκπαιδευτικός αναγνωρίζει τυχόν ιδιαιτερότητες και δυσκολίες των μαθητών και ενεργεί ως βοηθός για την αντιμετώπιση και βελτίωση πιθανών δυσκολιών.Η λειτουργία του Easier στην δευτεροβάθμια εκπαίδευση παραμένει ακριβώς ίδια με αυτή της πρωτοβάθμιας και στοχεύει στην προετοιμασία των κωφών ατόμων για την ένταξή τους στην ανώτατη εκπαίδευση καταρρίπτοντας την έως τώρα ανισότητα που έθετε τους κωφούς μαθητές εκτός πανεπιστημίων.</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Στην ανώτατη εκπαίδευση όπου οι σχέσεις μεταξύ καθηγητών και φοιτητών είναι περισσότερο απρόσωπες, οι καθηγητές μπορούν μέσω των εργαλείων του MagicSchool Ai και τον συνδυασμό του με το Easier να καταστήσει την διδασκαλία πιο βοηθητική και υποστηρικτική απέναντι σε όλων των ειδών φοιτητών συμπεριλαμβανομένων και αυτών με μαθησιακές δυσκολίες αλλά και προβλήματα ακοής.Αναλυτικότερα, οι εκπαιδευτικοί μέσω των συνδυασμών των εργαλείων μπορούν να επιτύχουν τα παρακάτω:</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1)Ανάπτυξη Κριτικής Σκέψης:</w:t>
      </w:r>
      <w:r w:rsidDel="00000000" w:rsidR="00000000" w:rsidRPr="00000000">
        <w:rPr>
          <w:rFonts w:ascii="Times New Roman" w:cs="Times New Roman" w:eastAsia="Times New Roman" w:hAnsi="Times New Roman"/>
          <w:sz w:val="24"/>
          <w:szCs w:val="24"/>
          <w:rtl w:val="0"/>
        </w:rPr>
        <w:t xml:space="preserve"> Δημιουργία εργασιών που απαιτούν ανάλυση, σύνθεση και αξιολόγηση πληροφοριών, προωθώντας την ανάπτυξη υψηλού επιπέδου κριτικής σκέψης.</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2)Δημιουργία Υλικού Μαθήματος:</w:t>
      </w:r>
      <w:r w:rsidDel="00000000" w:rsidR="00000000" w:rsidRPr="00000000">
        <w:rPr>
          <w:rFonts w:ascii="Times New Roman" w:cs="Times New Roman" w:eastAsia="Times New Roman" w:hAnsi="Times New Roman"/>
          <w:sz w:val="24"/>
          <w:szCs w:val="24"/>
          <w:rtl w:val="0"/>
        </w:rPr>
        <w:t xml:space="preserve"> Παραγωγή πρωτότυπου ακαδημαϊκού περιεχομένου προσαρμοσμένου στις ανάγκες και στα πρότυπα του μαθήματος.</w:t>
      </w:r>
    </w:p>
    <w:p w:rsidR="00000000" w:rsidDel="00000000" w:rsidP="00000000" w:rsidRDefault="00000000" w:rsidRPr="00000000" w14:paraId="000000C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3)Υποστήριξη Φοιτητών με Αναπηρίες:</w:t>
      </w:r>
      <w:r w:rsidDel="00000000" w:rsidR="00000000" w:rsidRPr="00000000">
        <w:rPr>
          <w:rFonts w:ascii="Times New Roman" w:cs="Times New Roman" w:eastAsia="Times New Roman" w:hAnsi="Times New Roman"/>
          <w:sz w:val="24"/>
          <w:szCs w:val="24"/>
          <w:rtl w:val="0"/>
        </w:rPr>
        <w:t xml:space="preserve"> Παροχή προτάσεων για κατάλληλες προσαρμογές σε φοιτητές με ειδικές ανάγκες για να διασφαλιστεί η ισότιμη πρόσβαση στην εκπαίδευση.</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4)Προσαρμογή Διδακτικού Υλικού:</w:t>
      </w:r>
      <w:r w:rsidDel="00000000" w:rsidR="00000000" w:rsidRPr="00000000">
        <w:rPr>
          <w:rFonts w:ascii="Times New Roman" w:cs="Times New Roman" w:eastAsia="Times New Roman" w:hAnsi="Times New Roman"/>
          <w:sz w:val="24"/>
          <w:szCs w:val="24"/>
          <w:rtl w:val="0"/>
        </w:rPr>
        <w:t xml:space="preserve"> Ανάπτυξη προσαρμοσμένων σημειώσεων, άρθρων και περιλήψεων για πιο εστιασμένη μάθηση.</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5)Προσωπική Υποστήριξη:</w:t>
      </w:r>
      <w:r w:rsidDel="00000000" w:rsidR="00000000" w:rsidRPr="00000000">
        <w:rPr>
          <w:rFonts w:ascii="Times New Roman" w:cs="Times New Roman" w:eastAsia="Times New Roman" w:hAnsi="Times New Roman"/>
          <w:sz w:val="24"/>
          <w:szCs w:val="24"/>
          <w:rtl w:val="0"/>
        </w:rPr>
        <w:t xml:space="preserve"> Εξατομίκευση της υποστήριξης βάσει των αναγκών κάθε φοιτητή για βέλτιστα μαθησιακά αποτελέσματα.</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6)Διαχείριση Συμπεριφοράς:</w:t>
      </w:r>
      <w:r w:rsidDel="00000000" w:rsidR="00000000" w:rsidRPr="00000000">
        <w:rPr>
          <w:rFonts w:ascii="Times New Roman" w:cs="Times New Roman" w:eastAsia="Times New Roman" w:hAnsi="Times New Roman"/>
          <w:sz w:val="24"/>
          <w:szCs w:val="24"/>
          <w:rtl w:val="0"/>
        </w:rPr>
        <w:t xml:space="preserve"> Δημιουργία εξατομικευμένων πλάνων παρέμβασης για φοιτητές που αντιμετωπίζουν δυσκολίες στη διαχείριση της συμπεριφοράς τους, υποστηρίζοντας ακαδημαϊκή τους ευημερία</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7)Υποστήριξη Πρώιμης Ανάγνωσης:</w:t>
      </w:r>
      <w:r w:rsidDel="00000000" w:rsidR="00000000" w:rsidRPr="00000000">
        <w:rPr>
          <w:rFonts w:ascii="Times New Roman" w:cs="Times New Roman" w:eastAsia="Times New Roman" w:hAnsi="Times New Roman"/>
          <w:sz w:val="24"/>
          <w:szCs w:val="24"/>
          <w:rtl w:val="0"/>
        </w:rPr>
        <w:t xml:space="preserve"> Δημιουργία αποκωδικοποιήσιμων κειμένων για την υποστήριξη φοιτητών που δυσκολεύονται με την ανάγνωση, προσαρμοσμένα σε ακαδημαϊκό επίπεδο</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8)Σχεδιασμός Μαθημάτων:</w:t>
      </w:r>
      <w:r w:rsidDel="00000000" w:rsidR="00000000" w:rsidRPr="00000000">
        <w:rPr>
          <w:rFonts w:ascii="Times New Roman" w:cs="Times New Roman" w:eastAsia="Times New Roman" w:hAnsi="Times New Roman"/>
          <w:sz w:val="24"/>
          <w:szCs w:val="24"/>
          <w:rtl w:val="0"/>
        </w:rPr>
        <w:t xml:space="preserve"> Δημιουργία αναλυτικών σχεδίων μαθημάτων για την κάλυψη των ακαδημαϊκών στόχων και την ενίσχυση της διδασκαλίας.</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9)Συστατικές Επιστολές:</w:t>
      </w:r>
      <w:r w:rsidDel="00000000" w:rsidR="00000000" w:rsidRPr="00000000">
        <w:rPr>
          <w:rFonts w:ascii="Times New Roman" w:cs="Times New Roman" w:eastAsia="Times New Roman" w:hAnsi="Times New Roman"/>
          <w:sz w:val="24"/>
          <w:szCs w:val="24"/>
          <w:rtl w:val="0"/>
        </w:rPr>
        <w:t xml:space="preserve"> Δημιουργία εξατομικευμένων συστατικών επιστολών για φοιτητές που υποβάλλουν αιτήσεις για μεταπτυχιακά προγράμματα ή θέσεις εργασίας.</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10)Ανατροφοδότηση:</w:t>
      </w:r>
      <w:r w:rsidDel="00000000" w:rsidR="00000000" w:rsidRPr="00000000">
        <w:rPr>
          <w:rFonts w:ascii="Times New Roman" w:cs="Times New Roman" w:eastAsia="Times New Roman" w:hAnsi="Times New Roman"/>
          <w:sz w:val="24"/>
          <w:szCs w:val="24"/>
          <w:rtl w:val="0"/>
        </w:rPr>
        <w:t xml:space="preserve"> Δημιουργία προσαρμοσμένων σχολίων για την ανατροφοδότηση της επίδοσης των φοιτητών.</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11)Αξιολόγηση:</w:t>
      </w:r>
      <w:r w:rsidDel="00000000" w:rsidR="00000000" w:rsidRPr="00000000">
        <w:rPr>
          <w:rFonts w:ascii="Times New Roman" w:cs="Times New Roman" w:eastAsia="Times New Roman" w:hAnsi="Times New Roman"/>
          <w:sz w:val="24"/>
          <w:szCs w:val="24"/>
          <w:rtl w:val="0"/>
        </w:rPr>
        <w:t xml:space="preserve"> Δημιουργία αναλυτικών κριτηρίων αξιολόγησης για εργασίες και projects, διευκολύνοντας την αντικειμενική και δίκαιη αξιολόγηση.</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12)Προετοιμασία για Εξετάσεις:</w:t>
      </w:r>
      <w:r w:rsidDel="00000000" w:rsidR="00000000" w:rsidRPr="00000000">
        <w:rPr>
          <w:rFonts w:ascii="Times New Roman" w:cs="Times New Roman" w:eastAsia="Times New Roman" w:hAnsi="Times New Roman"/>
          <w:sz w:val="24"/>
          <w:szCs w:val="24"/>
          <w:rtl w:val="0"/>
        </w:rPr>
        <w:t xml:space="preserve"> Δημιουργία προσαρμοσμένων κειμένων και ερωτήσεων για την προετοιμασία φοιτητών για τις εξετάσεις.</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13)Σχεδιασμός Εργαστηρίων:</w:t>
      </w:r>
      <w:r w:rsidDel="00000000" w:rsidR="00000000" w:rsidRPr="00000000">
        <w:rPr>
          <w:rFonts w:ascii="Times New Roman" w:cs="Times New Roman" w:eastAsia="Times New Roman" w:hAnsi="Times New Roman"/>
          <w:sz w:val="24"/>
          <w:szCs w:val="24"/>
          <w:rtl w:val="0"/>
        </w:rPr>
        <w:t xml:space="preserve"> Δημιουργία εμπλουτισμένων εργαστηριακών ασκήσεων για την ενίσχυση της πρακτικής μάθησης και της επιστημονικής μεθόδου.</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14)Υποστήριξη Φοιτητών με Αυτισμό:</w:t>
      </w:r>
      <w:r w:rsidDel="00000000" w:rsidR="00000000" w:rsidRPr="00000000">
        <w:rPr>
          <w:rFonts w:ascii="Times New Roman" w:cs="Times New Roman" w:eastAsia="Times New Roman" w:hAnsi="Times New Roman"/>
          <w:sz w:val="24"/>
          <w:szCs w:val="24"/>
          <w:rtl w:val="0"/>
        </w:rPr>
        <w:t xml:space="preserve"> Δημιουργία κοινωνικών ιστοριών για την υποστήριξη φοιτητών με αυτισμό στην κατανόηση και αντιμετώπιση κοινωνικών καταστάσεων.</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15)Ανατροφοδότηση Έργων:</w:t>
      </w:r>
      <w:r w:rsidDel="00000000" w:rsidR="00000000" w:rsidRPr="00000000">
        <w:rPr>
          <w:rFonts w:ascii="Times New Roman" w:cs="Times New Roman" w:eastAsia="Times New Roman" w:hAnsi="Times New Roman"/>
          <w:sz w:val="24"/>
          <w:szCs w:val="24"/>
          <w:rtl w:val="0"/>
        </w:rPr>
        <w:t xml:space="preserve"> Παροχή στοχευμένων σχολίων για τα έργα των φοιτητών, ενισχύοντας την ανάπτυξη και την βελτίωση τους.</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16)Αξιολόγηση Διδασκαλίας:</w:t>
      </w:r>
      <w:r w:rsidDel="00000000" w:rsidR="00000000" w:rsidRPr="00000000">
        <w:rPr>
          <w:rFonts w:ascii="Times New Roman" w:cs="Times New Roman" w:eastAsia="Times New Roman" w:hAnsi="Times New Roman"/>
          <w:sz w:val="24"/>
          <w:szCs w:val="24"/>
          <w:rtl w:val="0"/>
        </w:rPr>
        <w:t xml:space="preserve"> Δημιουργία αναφορών αξιολόγησης για διδάσκοντες, ενισχύοντας την επαγγελματική ανάπτυξη και βελτίωση της διδασκαλίας.</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Όλα τα παραπάνω, μπορούν να χρησιμοποιηθούν στην ανώτατη εκπαίδευση για να εμπλουτίσουν την εμπειρία μάθησης, να βελτιώσουν την διδασκαλία και να προωθήσουν την επιτυχία των φοιτητών ακόμα και αυτών με ορισμένες ιδιαιτερότητες που ως τώρα δεν είχαν τις ίδιες δυνατότητες.</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Φυσικά σε αυτό το σημείο, δεν θα μπορούσαμε να παραλείψουμε την εκπαίδευση των ενηλίκων στα σχολεία δεύτερης ευκαιρίας.Και εδώ το MagicSchool Ai και το Easier έρχονται να αγκαλιάσουν τους μαθητές και να τους δώσουν αυτήν την φορά την δυνατότητα να αντιληφθούν την αξία της εκπαίδευσης και πως αυτή  μπορεί να γίνει πιο αποτελεσματική, διαδραστική και προσαρμοσμένη στις ανάγκες-ιδιαιτερότητες και τα ενδιαφέροντα των ενήλικων μαθητών.Η εφαρμογή του Easier παραμένει ίδια όπως και στις προηγούμενες βαθμίδες εντάσσοντας ενήλικες μαθητές με προβλήματα ακοής στα σχολεία δεύτερης ευκαιρίας ενώ το  MagicSchool από την μεριά του παρουσιάζει κάποιες επιπλέον εφαρμογές  όπως είναι οι εξής:</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1)Προσαρμογή Περιεχομένου:</w:t>
      </w:r>
      <w:r w:rsidDel="00000000" w:rsidR="00000000" w:rsidRPr="00000000">
        <w:rPr>
          <w:rFonts w:ascii="Times New Roman" w:cs="Times New Roman" w:eastAsia="Times New Roman" w:hAnsi="Times New Roman"/>
          <w:sz w:val="24"/>
          <w:szCs w:val="24"/>
          <w:rtl w:val="0"/>
        </w:rPr>
        <w:t xml:space="preserve"> Δημιουργία προσαρμοσμένου ακαδημαϊκού περιεχομένου που ταιριάζει στις επαγγελματικές και προσωπικές ανάγκες των ενήλικων μαθητών.</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2)Προσαρμογές Μάθησης:</w:t>
      </w:r>
      <w:r w:rsidDel="00000000" w:rsidR="00000000" w:rsidRPr="00000000">
        <w:rPr>
          <w:rFonts w:ascii="Times New Roman" w:cs="Times New Roman" w:eastAsia="Times New Roman" w:hAnsi="Times New Roman"/>
          <w:sz w:val="24"/>
          <w:szCs w:val="24"/>
          <w:rtl w:val="0"/>
        </w:rPr>
        <w:t xml:space="preserve"> Παροχή προτάσεων για προσαρμογές που μπορούν να βοηθήσουν τους ενήλικες μαθητές με μαθησιακές δυσκολίες ή άλλες ανάγκες να επιτύχουν.</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3)Δομημένη Υποστήριξη:</w:t>
      </w:r>
      <w:r w:rsidDel="00000000" w:rsidR="00000000" w:rsidRPr="00000000">
        <w:rPr>
          <w:rFonts w:ascii="Times New Roman" w:cs="Times New Roman" w:eastAsia="Times New Roman" w:hAnsi="Times New Roman"/>
          <w:sz w:val="24"/>
          <w:szCs w:val="24"/>
          <w:rtl w:val="0"/>
        </w:rPr>
        <w:t xml:space="preserve"> Διαίρεση των αναθέσεων σε διαχειρίσιμα βήματα, βοηθώντας τους ενήλικες μαθητές να κατανοήσουν καλύτερα και να ολοκληρώσουν τις εργασίες τους με αυτοπεποίθηση.</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4)Σαφείς Οδηγίες:</w:t>
      </w:r>
      <w:r w:rsidDel="00000000" w:rsidR="00000000" w:rsidRPr="00000000">
        <w:rPr>
          <w:rFonts w:ascii="Times New Roman" w:cs="Times New Roman" w:eastAsia="Times New Roman" w:hAnsi="Times New Roman"/>
          <w:sz w:val="24"/>
          <w:szCs w:val="24"/>
          <w:rtl w:val="0"/>
        </w:rPr>
        <w:t xml:space="preserve"> Παροχή καθαρών και απλών οδηγιών για αναθέσεις και δραστηριότητες, εξασφαλίζοντας ότι οι ενήλικες μαθητές κατανοούν τι πρέπει να κάνουν.</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5)Αντιμετώπιση Παρανοήσεων:</w:t>
      </w:r>
      <w:r w:rsidDel="00000000" w:rsidR="00000000" w:rsidRPr="00000000">
        <w:rPr>
          <w:rFonts w:ascii="Times New Roman" w:cs="Times New Roman" w:eastAsia="Times New Roman" w:hAnsi="Times New Roman"/>
          <w:sz w:val="24"/>
          <w:szCs w:val="24"/>
          <w:rtl w:val="0"/>
        </w:rPr>
        <w:t xml:space="preserve"> Δημιουργία στρατηγικών για την αντιμετώπιση κοινών παρανοήσεων σε διάφορα θέματα, ενισχύοντας την κατανόηση των ενήλικων μαθητών.</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6)Ανάλυση Δεδομένων:</w:t>
      </w:r>
      <w:r w:rsidDel="00000000" w:rsidR="00000000" w:rsidRPr="00000000">
        <w:rPr>
          <w:rFonts w:ascii="Times New Roman" w:cs="Times New Roman" w:eastAsia="Times New Roman" w:hAnsi="Times New Roman"/>
          <w:sz w:val="24"/>
          <w:szCs w:val="24"/>
          <w:rtl w:val="0"/>
        </w:rPr>
        <w:t xml:space="preserve"> Δημιουργία πινάκων δεδομένων και σχετικών ερωτήσεων για την ανάπτυξη δεξιοτήτων ανάλυσης δεδομένων που είναι χρήσιμες σε επαγγελματικό επίπεδο.</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7)Ανάπτυξη Γλωσσικών Δεξιοτήτων:</w:t>
      </w:r>
      <w:r w:rsidDel="00000000" w:rsidR="00000000" w:rsidRPr="00000000">
        <w:rPr>
          <w:rFonts w:ascii="Times New Roman" w:cs="Times New Roman" w:eastAsia="Times New Roman" w:hAnsi="Times New Roman"/>
          <w:sz w:val="24"/>
          <w:szCs w:val="24"/>
          <w:rtl w:val="0"/>
        </w:rPr>
        <w:t xml:space="preserve"> Δημιουργία κειμένων που βοηθούν στην ανάπτυξη γλωσσικών δεξιοτήτων για ενήλικες με διαφορετικά επίπεδα αναγνωστικής ικανότητας.</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8)Εξατομικευμένα Προγράμματα Μάθησης:</w:t>
      </w:r>
      <w:r w:rsidDel="00000000" w:rsidR="00000000" w:rsidRPr="00000000">
        <w:rPr>
          <w:rFonts w:ascii="Times New Roman" w:cs="Times New Roman" w:eastAsia="Times New Roman" w:hAnsi="Times New Roman"/>
          <w:sz w:val="24"/>
          <w:szCs w:val="24"/>
          <w:rtl w:val="0"/>
        </w:rPr>
        <w:t xml:space="preserve"> Δημιουργία προγραμμάτων εξατομικευμένης εκπαίδευσης για ενήλικες μαθητές με ειδικές ανάγκες.</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9)Σύνδεση με Πραγματικές Καταστάσεις:</w:t>
      </w:r>
      <w:r w:rsidDel="00000000" w:rsidR="00000000" w:rsidRPr="00000000">
        <w:rPr>
          <w:rFonts w:ascii="Times New Roman" w:cs="Times New Roman" w:eastAsia="Times New Roman" w:hAnsi="Times New Roman"/>
          <w:sz w:val="24"/>
          <w:szCs w:val="24"/>
          <w:rtl w:val="0"/>
        </w:rPr>
        <w:t xml:space="preserve"> Ανάπτυξη ιδεών για τη σύνδεση του διδακτικού περιεχομένου με τις πραγματικές εμπειρίες και ανάγκες των ενήλικων μαθητών.</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10)Εκμάθηση Μέσω Έργων:</w:t>
      </w:r>
      <w:r w:rsidDel="00000000" w:rsidR="00000000" w:rsidRPr="00000000">
        <w:rPr>
          <w:rFonts w:ascii="Times New Roman" w:cs="Times New Roman" w:eastAsia="Times New Roman" w:hAnsi="Times New Roman"/>
          <w:sz w:val="24"/>
          <w:szCs w:val="24"/>
          <w:rtl w:val="0"/>
        </w:rPr>
        <w:t xml:space="preserve"> Σχεδιασμός πλήρων προγραμμάτων βασισμένων σε έργα, που επιτρέπουν στους ενήλικες μαθητές να εργάζονται σε ρεαλιστικά έργα και να αναπτύσσουν πρακτικές δεξιότητες.</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11)Υποστηρικτική Ανάγνωση:</w:t>
      </w:r>
      <w:r w:rsidDel="00000000" w:rsidR="00000000" w:rsidRPr="00000000">
        <w:rPr>
          <w:rFonts w:ascii="Times New Roman" w:cs="Times New Roman" w:eastAsia="Times New Roman" w:hAnsi="Times New Roman"/>
          <w:sz w:val="24"/>
          <w:szCs w:val="24"/>
          <w:rtl w:val="0"/>
        </w:rPr>
        <w:t xml:space="preserve"> Δημιουργία υποστηρικτικών δραστηριοτήτων ανάγνωσης για ενήλικες μαθητές που χρειάζονται επιπλέον βοήθεια.</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7">
      <w:pPr>
        <w:ind w:left="2160" w:firstLine="72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F8">
      <w:pPr>
        <w:ind w:left="2160" w:firstLine="72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Θετικές επιδράσεις</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Ο συνδυασμός των εργαλείων MagicSchool AI και του project Easier αποτελεί αναμφίβολα μια καινοτόμο προσέγγιση στην εκπαίδευση, επιφέροντας  μια πληθώρα θετικών επιδράσεων τόσο για τους εκπαιδευτικούς όσο και για τους μαθητές. Αξιοσημείωτα είναι αναμφίβολα τα οφέλη που προσφέρονται τόσο στα άτομα με μαθησιακές δυσκολίες όσο και στα άτομα με αναπηρία στην ακουστική λειτουργία, καθ</w:t>
      </w:r>
      <w:r w:rsidDel="00000000" w:rsidR="00000000" w:rsidRPr="00000000">
        <w:rPr>
          <w:rFonts w:ascii="Times New Roman" w:cs="Times New Roman" w:eastAsia="Times New Roman" w:hAnsi="Times New Roman"/>
          <w:rtl w:val="0"/>
        </w:rPr>
        <w:t xml:space="preserve">ώς και στους αρμόδιους εκπαιδευτικούς που εργάζονται για την υποστήριξη τους. Αναλυτικότερα:</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Οφέλη για μαθητές:</w:t>
      </w:r>
    </w:p>
    <w:p w:rsidR="00000000" w:rsidDel="00000000" w:rsidP="00000000" w:rsidRDefault="00000000" w:rsidRPr="00000000" w14:paraId="000000FE">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00">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Προσαρμοσμένη Μάθηση</w:t>
      </w:r>
      <w:r w:rsidDel="00000000" w:rsidR="00000000" w:rsidRPr="00000000">
        <w:rPr>
          <w:rFonts w:ascii="Times New Roman" w:cs="Times New Roman" w:eastAsia="Times New Roman" w:hAnsi="Times New Roman"/>
          <w:rtl w:val="0"/>
        </w:rPr>
        <w:t xml:space="preserve">: Με την αξιοποίηση των εργαλείων, κάθε μαθητής που χρήζει ειδικής αγωγής δύναται να εξελιχθεί με τους δικούς του ρυθμούς και σύμφωνα με τις δικές του ανάγκες και επιθυμίες. Έτσι, αναπόφευκτα γεφυρώνεται το χάσμα μεταξύ μαθητή και μαθήματος και η σχέση τους εξελίσσεται αναμφίβολα σε ενα πιο ευχάριστο περιβάλλον για τον μαθητή που ενθαρρύνει την επιτυχία και προτρέπει την ενεργή συμμετοχή του μαθητή. Ακόμη, το μάθημα καθίσταται πολύ περισσότερο ελκυστικό καθώς αποκτά μια εντελώς νέα διάσταση εξαιτίας της ενσωμάτωσης των νέων τεχνολογιών και της σύγχρονης προσέγγισης στη διαδικασία εκπαίδευσης.Ειδικότερα, η ξεχωριστή ομάδα των κωφών αξιοποιώντας και την πλατφόρμα του Easier μπορεί να έχει πρόσβαση σε ένα πλήρες εκπαιδευτικό περιβάλλον που είναι προσαρμοσμένο στις ανάγκες και τις δυνατότητές της και την ωθεί στην επιτυχία. </w:t>
      </w:r>
    </w:p>
    <w:p w:rsidR="00000000" w:rsidDel="00000000" w:rsidP="00000000" w:rsidRDefault="00000000" w:rsidRPr="00000000" w14:paraId="00000101">
      <w:pPr>
        <w:numPr>
          <w:ilvl w:val="0"/>
          <w:numId w:val="5"/>
        </w:numPr>
        <w:spacing w:after="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Εξασφάλιση εκπαιδευτικής ισότητας: </w:t>
      </w:r>
      <w:r w:rsidDel="00000000" w:rsidR="00000000" w:rsidRPr="00000000">
        <w:rPr>
          <w:rFonts w:ascii="Times New Roman" w:cs="Times New Roman" w:eastAsia="Times New Roman" w:hAnsi="Times New Roman"/>
          <w:rtl w:val="0"/>
        </w:rPr>
        <w:t xml:space="preserve">Το γεγονός ότι τα εργαλεία σέβονται τις ξεχωριστές και ποικίλες ανάγκες των μαθητών αδιαμφισβήτητα παρέχει στους μαθητές την ασφάλεια που αναζητούν και χρειάζονται για να σημειώσουν την μέγιστη δυνατή πρόοδο. Η τάξη πλέον αποτελεί ένα περιβάλλον που ενθαρρύνει την αυτοεκτίμηση και προάγει την αξία της διαφορετικότητας. Με αυτόν τον τρόπο, οι μαθητές αναπτύσσουν την ικανότητα να αντιμετωπίζουν τις προκλήσεις και να αποκτούν τα κατάλληλα εφόδια για την αντιμετώπιση όλων των πτυχών της ζωής τους. Παράλληλα, οι μαθητές ειδικής αγωγής αλλά και οι μαθητές με αναπηρία στην ακουστική λειτουργία δεν αισθάνονται πια  αποκλεισμένοι, αλλά αντίθετα αναγνωρίζουν την υποστήριξη που τους παρέχεται. Αυτή η ενσωμάτωση και αυτονομία ενισχύει την αίσθηση κοινωνικής ενσωμάτωσης και επιτρέπει στους μαθητές να αναπτύξουν την ταυτότητά τους μέσα σε ένα υποστηρικτικό περιβάλλον.</w:t>
      </w:r>
      <w:r w:rsidDel="00000000" w:rsidR="00000000" w:rsidRPr="00000000">
        <w:rPr>
          <w:rtl w:val="0"/>
        </w:rPr>
      </w:r>
    </w:p>
    <w:p w:rsidR="00000000" w:rsidDel="00000000" w:rsidP="00000000" w:rsidRDefault="00000000" w:rsidRPr="00000000" w14:paraId="00000102">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Ενίσχυση Κοινωνικής Συμπεριφοράς</w:t>
      </w:r>
      <w:r w:rsidDel="00000000" w:rsidR="00000000" w:rsidRPr="00000000">
        <w:rPr>
          <w:rFonts w:ascii="Times New Roman" w:cs="Times New Roman" w:eastAsia="Times New Roman" w:hAnsi="Times New Roman"/>
          <w:rtl w:val="0"/>
        </w:rPr>
        <w:t xml:space="preserve">: Η προσαρμοσμένη μάθηση και η υποστήριξη που λαμβάνουν οι μαθητές με ειδικές ανάγκες οδηγούν σε βελτίωση των κοινωνικών τους δεξιοτήτων. Αναπτύσσουν την ικανότητα να αλληλεπιδρούν με συνομηλίκους και εκπαιδευτικούς, να επικοινωνούν αποτελεσματικά και να συνεργάζονται σε ομαδικές δραστηριότητες όπως όλα τα μέλη της κοινωνίας. Έτσι, θα αισθανθούν πιο αυτόνομοι και ανεξάρτητοι καθώς και θα εφοδιαστούν με την αυτοπεποίθηση που χρειάζονται στις κοινωνικές τους αλληλεπιδράσεις, ενισχύοντας την ενσωμάτωσή τους στην κοινότητα και το αίσθημα της κοινωνικής τους αξίας. Όλα αυτά τα στοιχεία συνεισφέρουν στη βελτίωση της προσωπικής και κοινωνικής ζωής των μαθητών τόσο στο παρόν όσο και στο μέλλον.</w:t>
      </w:r>
    </w:p>
    <w:p w:rsidR="00000000" w:rsidDel="00000000" w:rsidP="00000000" w:rsidRDefault="00000000" w:rsidRPr="00000000" w14:paraId="00000103">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Οφέλη για εκπαιδευτικούς:</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Εξοικονόμηση Χρόνου:</w:t>
      </w:r>
      <w:r w:rsidDel="00000000" w:rsidR="00000000" w:rsidRPr="00000000">
        <w:rPr>
          <w:rFonts w:ascii="Times New Roman" w:cs="Times New Roman" w:eastAsia="Times New Roman" w:hAnsi="Times New Roman"/>
          <w:rtl w:val="0"/>
        </w:rPr>
        <w:t xml:space="preserve"> Η συνδυαστική χρήση των εργαλείων του MagicSchool AI και του project Easier αποζημιώνει τους εκπαιδευτικούς από πολύτιμο χρόνο που θα μπορούσαν να δαπανήσουν σε αναζήτηση και προετοιμασία εκπαιδευτικού υλικού. Οι διδάσκοντες έχουν στη διάθεση τους μια πληθώρα δραστηριοτήτων και εργασιών εξατομικευμένη στις ειδικές ανάγκες των μαθητών. Επομένως, μπορούν να επικεντρωθούν περισσότερο στη διδασκαλία και την ατομική υποστήριξη των μαθητών. Αυτές οι εξελίξεις οδηγούν σε μια πιο αποτελεσματική και ευχάριστη εκπαιδευτική εμπειρία καθώς οι καθηγητές δεν αναλώνονται σε παθητικά καθήκοντα και αφοσιώνονται στην αλληλεπίδραση τους με τους μαθητές.</w:t>
      </w:r>
      <w:r w:rsidDel="00000000" w:rsidR="00000000" w:rsidRPr="00000000">
        <w:rPr>
          <w:rtl w:val="0"/>
        </w:rPr>
      </w:r>
    </w:p>
    <w:p w:rsidR="00000000" w:rsidDel="00000000" w:rsidP="00000000" w:rsidRDefault="00000000" w:rsidRPr="00000000" w14:paraId="0000010A">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Βελτίωση δεξιοτήτων: </w:t>
      </w:r>
      <w:r w:rsidDel="00000000" w:rsidR="00000000" w:rsidRPr="00000000">
        <w:rPr>
          <w:rFonts w:ascii="Times New Roman" w:cs="Times New Roman" w:eastAsia="Times New Roman" w:hAnsi="Times New Roman"/>
          <w:rtl w:val="0"/>
        </w:rPr>
        <w:t xml:space="preserve">Η αναπροσαρμογή των μαθημάτων σύμφωνα με τις ειδικές ανάγκες των παιδιών καθως και με τις τεχνολογίες της σημερινής πραγματικότητας δύναται να βελτιώσει σημαντικά τους διδάσκοντες και να τους εφοδιάσει με νέες ψηφιακές γνώσεις και δεξιότητες. </w:t>
      </w:r>
      <w:r w:rsidDel="00000000" w:rsidR="00000000" w:rsidRPr="00000000">
        <w:rPr>
          <w:rtl w:val="0"/>
        </w:rPr>
      </w:r>
    </w:p>
    <w:p w:rsidR="00000000" w:rsidDel="00000000" w:rsidP="00000000" w:rsidRDefault="00000000" w:rsidRPr="00000000" w14:paraId="0000010B">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Ευαισθητοποίηση εκπαιδευτικών: </w:t>
      </w:r>
      <w:r w:rsidDel="00000000" w:rsidR="00000000" w:rsidRPr="00000000">
        <w:rPr>
          <w:rFonts w:ascii="Times New Roman" w:cs="Times New Roman" w:eastAsia="Times New Roman" w:hAnsi="Times New Roman"/>
          <w:rtl w:val="0"/>
        </w:rPr>
        <w:t xml:space="preserve">Οι εκπαιδευτικοί καλούνται να αντιληφθούν, να κατανοήσουν τις μοναδικές ανάγκες των μαθητών τους και να αντιμετωπίσουν τις δυσκολίες τους. Έτσι, ενισχύουν την ευαισθητοποίησή τους έναντι των διαφορετικών προκλήσεων με τις οποίες μπορεί να έρχονται αντιμέτωποι οι εκπαιδευόμενοι. Αυτή η ευαισθητοποίηση ωθεί τους εκπαιδευτικούς να διευρύνουν τους ορίζοντες τους  και να προσφέρουν καινοτόμες, προσαρμοσμένες λύσεις που να ανταποκρίνονται στις ανάγκες κάθε μαθητή, δημιουργώντας ένα πιο συμπονετικό εκπαιδευτικό περιβάλλον που έχει βάση την ενσυναίσθηση ένω αναμφίβολα βελτιώνει κοινωνικά τους ίδιους.</w:t>
      </w:r>
      <w:r w:rsidDel="00000000" w:rsidR="00000000" w:rsidRPr="00000000">
        <w:rPr>
          <w:rtl w:val="0"/>
        </w:rPr>
      </w:r>
    </w:p>
    <w:p w:rsidR="00000000" w:rsidDel="00000000" w:rsidP="00000000" w:rsidRDefault="00000000" w:rsidRPr="00000000" w14:paraId="0000010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Βελτιωμένη Επικοινωνία:</w:t>
      </w:r>
      <w:r w:rsidDel="00000000" w:rsidR="00000000" w:rsidRPr="00000000">
        <w:rPr>
          <w:rFonts w:ascii="Times New Roman" w:cs="Times New Roman" w:eastAsia="Times New Roman" w:hAnsi="Times New Roman"/>
          <w:rtl w:val="0"/>
        </w:rPr>
        <w:t xml:space="preserve"> Διευκολύνεται αναμφίβολα η επικοινωνία μεταξύ των εκπαιδευτικών, των μαθητών και των γονέων εξαιτίας της προσβασιμότητας που έχουν αποκτήσει όλοι οι μαθητές. Αυτό δημιουργεί ένα περιβάλλον συνεργασίας και αμοιβαίας υποστήριξης, ικανό να συμβάλλει στην πρόοδο των μαθητών καθώς οι εκπαιδευτικοί γνωρίζουν τους μαθητές πολύ πιο άμεσα.</w:t>
      </w: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ind w:left="288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Αρνητικές επιδράσεις </w:t>
      </w:r>
    </w:p>
    <w:p w:rsidR="00000000" w:rsidDel="00000000" w:rsidP="00000000" w:rsidRDefault="00000000" w:rsidRPr="00000000" w14:paraId="000001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Παρά την πληθώρα των θετικών επιδράσεων  που επιφέρει η συνδυαστική προσέγγιση των εργαλείων ειδικής αγωγής της ψηφιακής πλατφόρμας Magic School και της πλατφόρμας Easier υπάρχουν επίσης ορισμένες πιθανές αρνητικές επιδράσεις, προκλήσεις ή και περιορισμοί που μπορεί να προκύψουν. Αναλυτικότερα:</w:t>
      </w:r>
    </w:p>
    <w:p w:rsidR="00000000" w:rsidDel="00000000" w:rsidP="00000000" w:rsidRDefault="00000000" w:rsidRPr="00000000" w14:paraId="00000121">
      <w:pPr>
        <w:numPr>
          <w:ilvl w:val="0"/>
          <w:numId w:val="7"/>
        </w:numPr>
        <w:spacing w:after="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Δυσκολία προσαρμογής</w:t>
      </w:r>
      <w:r w:rsidDel="00000000" w:rsidR="00000000" w:rsidRPr="00000000">
        <w:rPr>
          <w:rFonts w:ascii="Times New Roman" w:cs="Times New Roman" w:eastAsia="Times New Roman" w:hAnsi="Times New Roman"/>
          <w:sz w:val="24"/>
          <w:szCs w:val="24"/>
          <w:rtl w:val="0"/>
        </w:rPr>
        <w:t xml:space="preserve">: Ορισμένοι μαθητές ενδέχεται να αντιμετωπίζουν δυσκολίες στην προσαρμογή σε νέες τεχνολογίες, γεγονός που μπορεί να καθυστερεί την διεκπεραίωση του μαθήματος και να δυσχεραίνει το έργο των διδασκόντων</w:t>
        <w:br w:type="textWrapping"/>
      </w:r>
      <w:r w:rsidDel="00000000" w:rsidR="00000000" w:rsidRPr="00000000">
        <w:rPr>
          <w:rtl w:val="0"/>
        </w:rPr>
      </w:r>
    </w:p>
    <w:p w:rsidR="00000000" w:rsidDel="00000000" w:rsidP="00000000" w:rsidRDefault="00000000" w:rsidRPr="00000000" w14:paraId="00000122">
      <w:pPr>
        <w:numPr>
          <w:ilvl w:val="0"/>
          <w:numId w:val="7"/>
        </w:numPr>
        <w:spacing w:after="0" w:before="0" w:lineRule="auto"/>
        <w:ind w:left="72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Υπερβολική έκθεση στα ψηφιακά μέσα: </w:t>
      </w:r>
      <w:r w:rsidDel="00000000" w:rsidR="00000000" w:rsidRPr="00000000">
        <w:rPr>
          <w:rFonts w:ascii="Times New Roman" w:cs="Times New Roman" w:eastAsia="Times New Roman" w:hAnsi="Times New Roman"/>
          <w:sz w:val="24"/>
          <w:szCs w:val="24"/>
          <w:rtl w:val="0"/>
        </w:rPr>
        <w:t xml:space="preserve">Ορισμένοι μαθητές ή εκπαιδευτικοί ενδέχεται να νιώθουν αποκομμένοι ή απομακρυσμένοι εξαιτίας της υπερβολικής χρήσης της τεχνολογίας στο πλαίσιο της εκπαίδευσης. Ακόμη, η πολύωρη κατανάλωση χρόνου μπροστά σε ψηφιακές οθόνες μπορεί να οδηγήσει σε απομάκρυνση από φυσικές δραστηριότητες. Η υπερβολική χρήση της τεχνολογίας στην εκπαίδευση μπορεί και να μειώσει τις πραγματικές ανθρώπινες επαφές ή ακόμη και να είναι υπεύθυνη για προβλήματα όρασης καθώς και για άλλα προβλήματα υγείας</w:t>
        <w:br w:type="textWrapping"/>
      </w:r>
      <w:r w:rsidDel="00000000" w:rsidR="00000000" w:rsidRPr="00000000">
        <w:rPr>
          <w:rtl w:val="0"/>
        </w:rPr>
      </w:r>
    </w:p>
    <w:p w:rsidR="00000000" w:rsidDel="00000000" w:rsidP="00000000" w:rsidRDefault="00000000" w:rsidRPr="00000000" w14:paraId="00000123">
      <w:pPr>
        <w:numPr>
          <w:ilvl w:val="0"/>
          <w:numId w:val="7"/>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Περιορισμένη ανάπτυξη δεξιοτήτων</w:t>
      </w:r>
      <w:r w:rsidDel="00000000" w:rsidR="00000000" w:rsidRPr="00000000">
        <w:rPr>
          <w:rFonts w:ascii="Times New Roman" w:cs="Times New Roman" w:eastAsia="Times New Roman" w:hAnsi="Times New Roman"/>
          <w:sz w:val="24"/>
          <w:szCs w:val="24"/>
          <w:rtl w:val="0"/>
        </w:rPr>
        <w:t xml:space="preserve">: Η υπερβολική εξάρτηση από την τεχνολογία μπορεί να εμποδίσει την ανάπτυξη ορισμένων δεξιοτήτων, όπως η δημιουργικότητα ή η κοινωνική δεξιότητα και η κριτική σκέψη.</w:t>
        <w:br w:type="textWrapping"/>
      </w:r>
      <w:r w:rsidDel="00000000" w:rsidR="00000000" w:rsidRPr="00000000">
        <w:rPr>
          <w:rtl w:val="0"/>
        </w:rPr>
      </w:r>
    </w:p>
    <w:p w:rsidR="00000000" w:rsidDel="00000000" w:rsidP="00000000" w:rsidRDefault="00000000" w:rsidRPr="00000000" w14:paraId="00000124">
      <w:pPr>
        <w:numPr>
          <w:ilvl w:val="0"/>
          <w:numId w:val="7"/>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Αναβαθμίσεις</w:t>
      </w:r>
      <w:r w:rsidDel="00000000" w:rsidR="00000000" w:rsidRPr="00000000">
        <w:rPr>
          <w:rFonts w:ascii="Times New Roman" w:cs="Times New Roman" w:eastAsia="Times New Roman" w:hAnsi="Times New Roman"/>
          <w:sz w:val="24"/>
          <w:szCs w:val="24"/>
          <w:rtl w:val="0"/>
        </w:rPr>
        <w:t xml:space="preserve">: Η τεχνολογία εξελίσσεται συνεχώς και ενδέχεται να απαιτεί αναβαθμίσεις και αντικαταστάσεις του εξοπλισμού για να παραμένει ενημερωμένη ενώ ακόμη απαιτεί την ύπαρξη αρμόδιων τεχνικών.</w:t>
      </w:r>
      <w:r w:rsidDel="00000000" w:rsidR="00000000" w:rsidRPr="00000000">
        <w:rPr>
          <w:rtl w:val="0"/>
        </w:rPr>
      </w:r>
    </w:p>
    <w:p w:rsidR="00000000" w:rsidDel="00000000" w:rsidP="00000000" w:rsidRDefault="00000000" w:rsidRPr="00000000" w14:paraId="0000012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0">
      <w:pPr>
        <w:spacing w:after="240" w:before="240" w:lineRule="auto"/>
        <w:ind w:left="72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Στοιχεία κόστους και μη οικονομικής ωφέλειας</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Καθώς εξετάζουμε την ενσωμάτωση του Magic School και του Easier στην εκπαίδευση με σκοπό τη βελτίωση της εκπαιδευτικής διαδικασίας, είναι σημαντικό να εξετάσουμε το κόστος και τις οικονομικές (και μη) ωφέλειες. Παρατίθενται μερικά στοιχεία που πρέπει να ληφθούν υπόψη:</w:t>
      </w:r>
    </w:p>
    <w:p w:rsidR="00000000" w:rsidDel="00000000" w:rsidP="00000000" w:rsidRDefault="00000000" w:rsidRPr="00000000" w14:paraId="00000132">
      <w:pPr>
        <w:spacing w:after="240" w:befor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Στοιχεια κόστους</w:t>
      </w:r>
    </w:p>
    <w:p w:rsidR="00000000" w:rsidDel="00000000" w:rsidP="00000000" w:rsidRDefault="00000000" w:rsidRPr="00000000" w14:paraId="00000133">
      <w:pPr>
        <w:spacing w:after="240" w:befor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Magic School:</w:t>
      </w:r>
    </w:p>
    <w:p w:rsidR="00000000" w:rsidDel="00000000" w:rsidP="00000000" w:rsidRDefault="00000000" w:rsidRPr="00000000" w14:paraId="0000013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συνδρομή για τους εκπαιδευτικούς στην πλατφόρμα Magic School και η πρόσβαση στο υλικό που παρέχεται είναι δωρεάν. Το κόστος εφαρμογής εξαρτάται αποκλειστικά από το κόστος της συσκευής που θα χρησιμοποιεί ο εκπαιδευτής και το κόστος της πρόσβασης στο ίντερνετ, η οποία απαιτείται σε ολες τις βαθμίδες της εκπαίδευσης για μια πληθώρα δραστηριοτήτων.</w:t>
      </w:r>
    </w:p>
    <w:p w:rsidR="00000000" w:rsidDel="00000000" w:rsidP="00000000" w:rsidRDefault="00000000" w:rsidRPr="00000000" w14:paraId="000001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Ωστόσο,  οι εκπαιδευτικοί μπορεί να χρειαστούν εκπαίδευση στη χρήση της πλατφόρμας ή τεχνική υποστήριξη, τα οποία ενδέχεται να επιφέρουν πρόσθετα κόστη.</w:t>
      </w:r>
    </w:p>
    <w:p w:rsidR="00000000" w:rsidDel="00000000" w:rsidP="00000000" w:rsidRDefault="00000000" w:rsidRPr="00000000" w14:paraId="0000013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Easier:</w:t>
      </w:r>
    </w:p>
    <w:p w:rsidR="00000000" w:rsidDel="00000000" w:rsidP="00000000" w:rsidRDefault="00000000" w:rsidRPr="00000000" w14:paraId="000001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Η εγκατάσταση της εφαρμογής EASIER και η πρόσβαση στο υλικό που παρέχεται θα  είναι δωρεάν. Το EASIER είναι έργο που χρηματοδοτείται από το πρόγραμμα «Horizon 2020» της ΕΕ, δεν έχει ακόμα εφαρμοστεί καθώς βρίσκεται σε στάδιο ανάπτυξης ωστόσο στο κόστος εφαρμογής εξαρτάται αποκλειστικά από το κόστος του κινητού τηλεφώνου του εκπαιδευόμενου  που θα διαθέτει την εφαρμογή και το κόστος της πρόσβασης στο ίντερνετ, η οποία υλοποιείται σε ολες τις βαθμίδες της εκπαίδευσης για μια πληθώρα δραστηριοτήτων.</w:t>
      </w:r>
    </w:p>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Συνοψίζοντας, και οι δύο πλατφόρμες προσφέρουν δωρεάν πρόσβαση, αλλά ενδέχεται να υπάρχουν πρόσθετα κόστη που πρέπει να ληφθούν υπόψη. Είναι σημαντικό να αξιολογήσουμε τα κόστη πριν ενσωματώσουμε αυτές τις πλατφόρμες στην εκπαίδευση. </w:t>
      </w:r>
      <w:r w:rsidDel="00000000" w:rsidR="00000000" w:rsidRPr="00000000">
        <w:rPr>
          <w:rtl w:val="0"/>
        </w:rPr>
      </w:r>
    </w:p>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Οικονομικές και μη οικονομικές ωφέλειες</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2"/>
        </w:numPr>
        <w:spacing w:after="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Οικονομικά οφέλη:</w:t>
      </w:r>
      <w:r w:rsidDel="00000000" w:rsidR="00000000" w:rsidRPr="00000000">
        <w:rPr>
          <w:rFonts w:ascii="Times New Roman" w:cs="Times New Roman" w:eastAsia="Times New Roman" w:hAnsi="Times New Roman"/>
          <w:sz w:val="24"/>
          <w:szCs w:val="24"/>
          <w:rtl w:val="0"/>
        </w:rPr>
        <w:t xml:space="preserve"> Η υιοθέτηση της συνδυαστικής προσέγγισης του Magic School και του Easier στην εκπαίδευση μπορεί να φέρει πολλαπλά οικονομικά οφέλη, συμβάλλοντας στην αύξηση της παραγωγικότητας, στην ενίσχυση της οικονομικής ανάπτυξης και στη βελτίωση του βιοτικού επιπέδου.</w:t>
        <w:br w:type="textWrapping"/>
      </w:r>
      <w:r w:rsidDel="00000000" w:rsidR="00000000" w:rsidRPr="00000000">
        <w:rPr>
          <w:rtl w:val="0"/>
        </w:rPr>
      </w:r>
    </w:p>
    <w:p w:rsidR="00000000" w:rsidDel="00000000" w:rsidP="00000000" w:rsidRDefault="00000000" w:rsidRPr="00000000" w14:paraId="00000142">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Εκπαιδευτικά οφέλη:</w:t>
      </w:r>
      <w:r w:rsidDel="00000000" w:rsidR="00000000" w:rsidRPr="00000000">
        <w:rPr>
          <w:rFonts w:ascii="Times New Roman" w:cs="Times New Roman" w:eastAsia="Times New Roman" w:hAnsi="Times New Roman"/>
          <w:sz w:val="24"/>
          <w:szCs w:val="24"/>
          <w:rtl w:val="0"/>
        </w:rPr>
        <w:t xml:space="preserve"> Το μάθημα με την αξιοποίηση την συνδυαστικής προσέγγισης του Magic School και του Easier εκσυγχρονίζεται και συμβαδίζει με τις τεχνολογικές εξελίξεις της σημερινής πραγματικότητας με αποτέλεσμα να καθίσταται πιο ελκυστικό για τον εκπαιδευόμενο. Διασφαλίζεται, επομένως η ενεργή συμμετοχή των μαθητών και η τόνωση του ενδιαφέροντός τους. Ταυτόχρονα, οι πλατφόρμες προσφέρουν  ευέλικτες μαθησιακές εμπειρίες, προσαρμοσμένες στις ατομικές ανάγκες και τον ρυθμό μάθησης κάθε μαθητή, γεγονός που συντελεί σημαντικά στην σημείωση προόδου.</w:t>
        <w:br w:type="textWrapping"/>
      </w:r>
    </w:p>
    <w:p w:rsidR="00000000" w:rsidDel="00000000" w:rsidP="00000000" w:rsidRDefault="00000000" w:rsidRPr="00000000" w14:paraId="00000143">
      <w:pPr>
        <w:numPr>
          <w:ilvl w:val="0"/>
          <w:numId w:val="2"/>
        </w:numPr>
        <w:spacing w:after="0" w:before="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Κοινωνικά οφέλη: </w:t>
      </w:r>
      <w:r w:rsidDel="00000000" w:rsidR="00000000" w:rsidRPr="00000000">
        <w:rPr>
          <w:rFonts w:ascii="Times New Roman" w:cs="Times New Roman" w:eastAsia="Times New Roman" w:hAnsi="Times New Roman"/>
          <w:sz w:val="24"/>
          <w:szCs w:val="24"/>
          <w:rtl w:val="0"/>
        </w:rPr>
        <w:t xml:space="preserve">Η ενσωμάτωση των ατόμων που χρήζουν ειδικής αγωγής καθώς και των ατόμων με αναπηρία στην λειτουργία της ακοής στην κοινή τάξη ενθαρρύνει την κατανόηση και τον σεβασμό προς την ατομικότητα και τη διαφορετικότητα. Οι μαθητές καλούνται να συνεργαστούν και να αλληλοβοηθηθούν, λαμβάνοντας υπόψη τις ιδιαίτερες ανάγκες του καθενός. Αυτό θέτει τα θεμέλια για την οικοδόμηση μιας κοινωνίας που στηρίζει όλα τα μέλη της, χωρίς αποκλεισμούς και διακρίσεις. Ο εν λόγω τύπος κοινωνίας, θα διαθέτει τα κατάλληλα εφόδια για να εξελιχθεί ραγδαία.</w:t>
        <w:br w:type="textWrapping"/>
      </w:r>
      <w:r w:rsidDel="00000000" w:rsidR="00000000" w:rsidRPr="00000000">
        <w:rPr>
          <w:rtl w:val="0"/>
        </w:rPr>
      </w:r>
    </w:p>
    <w:p w:rsidR="00000000" w:rsidDel="00000000" w:rsidP="00000000" w:rsidRDefault="00000000" w:rsidRPr="00000000" w14:paraId="00000144">
      <w:pPr>
        <w:numPr>
          <w:ilvl w:val="0"/>
          <w:numId w:val="2"/>
        </w:numPr>
        <w:spacing w:after="240" w:before="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Περιβαλλοντικά οφέλη:</w:t>
      </w:r>
      <w:r w:rsidDel="00000000" w:rsidR="00000000" w:rsidRPr="00000000">
        <w:rPr>
          <w:rFonts w:ascii="Times New Roman" w:cs="Times New Roman" w:eastAsia="Times New Roman" w:hAnsi="Times New Roman"/>
          <w:sz w:val="24"/>
          <w:szCs w:val="24"/>
          <w:rtl w:val="0"/>
        </w:rPr>
        <w:t xml:space="preserve"> Η υιοθέτηση της ψηφιακή μορφής των μαθησιακών υλικών εξαλείφει την ανάγκη για εκτύπωση, μειώνοντας έτσι ραγδαία και την κατανάλωση ενέργειας και πόρων που σχετίζονται με την παραγωγή χαρτιού.</w:t>
      </w:r>
      <w:r w:rsidDel="00000000" w:rsidR="00000000" w:rsidRPr="00000000">
        <w:rPr>
          <w:rtl w:val="0"/>
        </w:rPr>
      </w:r>
    </w:p>
    <w:p w:rsidR="00000000" w:rsidDel="00000000" w:rsidP="00000000" w:rsidRDefault="00000000" w:rsidRPr="00000000" w14:paraId="0000014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Διαπιστώνεται επομένως πως, η συνδυαστική προσέγγιση του Magic School και του Easier αποτελεί μια σύγχρονη και αποτελεσματική εκπαιδευτική ιδέα που δύναται να προσφέρει οφέλη σε όλους τους εμπλεκόμενους και να συμβάλλει στην οικοδόμηση ενός καλύτερου μέλλοντος.</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jc w:val="center"/>
        <w:rPr>
          <w:rFonts w:ascii="Times New Roman" w:cs="Times New Roman" w:eastAsia="Times New Roman" w:hAnsi="Times New Roman"/>
          <w:b w:val="1"/>
          <w:sz w:val="26"/>
          <w:szCs w:val="26"/>
        </w:rPr>
      </w:pPr>
      <w:bookmarkStart w:colFirst="0" w:colLast="0" w:name="_heading=h.2jemrfoke5if" w:id="0"/>
      <w:bookmarkEnd w:id="0"/>
      <w:r w:rsidDel="00000000" w:rsidR="00000000" w:rsidRPr="00000000">
        <w:rPr>
          <w:rtl w:val="0"/>
        </w:rPr>
      </w:r>
    </w:p>
    <w:p w:rsidR="00000000" w:rsidDel="00000000" w:rsidP="00000000" w:rsidRDefault="00000000" w:rsidRPr="00000000" w14:paraId="0000014A">
      <w:pPr>
        <w:pStyle w:val="Heading2"/>
        <w:keepNext w:val="0"/>
        <w:keepLines w:val="0"/>
        <w:spacing w:after="80" w:lineRule="auto"/>
        <w:jc w:val="center"/>
        <w:rPr>
          <w:rFonts w:ascii="Times New Roman" w:cs="Times New Roman" w:eastAsia="Times New Roman" w:hAnsi="Times New Roman"/>
          <w:b w:val="1"/>
          <w:sz w:val="24"/>
          <w:szCs w:val="24"/>
        </w:rPr>
      </w:pPr>
      <w:bookmarkStart w:colFirst="0" w:colLast="0" w:name="_heading=h.bfzv1fz209vc" w:id="1"/>
      <w:bookmarkEnd w:id="1"/>
      <w:r w:rsidDel="00000000" w:rsidR="00000000" w:rsidRPr="00000000">
        <w:rPr>
          <w:rFonts w:ascii="Times New Roman" w:cs="Times New Roman" w:eastAsia="Times New Roman" w:hAnsi="Times New Roman"/>
          <w:b w:val="1"/>
          <w:sz w:val="26"/>
          <w:szCs w:val="26"/>
          <w:rtl w:val="0"/>
        </w:rPr>
        <w:t xml:space="preserve">Τρόποι υλοποίησης και εφαρμογής </w:t>
      </w:r>
      <w:r w:rsidDel="00000000" w:rsidR="00000000" w:rsidRPr="00000000">
        <w:rPr>
          <w:rtl w:val="0"/>
        </w:rPr>
      </w:r>
    </w:p>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 υλοποίηση και η εφαρμογή του έργου με στόχο τη βέλτιστη αξιοποίηση των οφελών της, απαιτεί μια ολοκληρωμένη και στρατηγική προσέγγιση που αγγίζει όλες τις βαθμίδες του εκπαιδευτικού συστήματος.</w:t>
      </w:r>
    </w:p>
    <w:p w:rsidR="00000000" w:rsidDel="00000000" w:rsidP="00000000" w:rsidRDefault="00000000" w:rsidRPr="00000000" w14:paraId="0000014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Σε επίπεδο εκπαιδευτικών ιδρυμάτων:</w:t>
      </w:r>
    </w:p>
    <w:p w:rsidR="00000000" w:rsidDel="00000000" w:rsidP="00000000" w:rsidRDefault="00000000" w:rsidRPr="00000000" w14:paraId="0000014E">
      <w:pPr>
        <w:numPr>
          <w:ilvl w:val="0"/>
          <w:numId w:val="6"/>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Εκπαίδευση διδασκόντων:</w:t>
      </w:r>
      <w:r w:rsidDel="00000000" w:rsidR="00000000" w:rsidRPr="00000000">
        <w:rPr>
          <w:rFonts w:ascii="Times New Roman" w:cs="Times New Roman" w:eastAsia="Times New Roman" w:hAnsi="Times New Roman"/>
          <w:sz w:val="24"/>
          <w:szCs w:val="24"/>
          <w:rtl w:val="0"/>
        </w:rPr>
        <w:t xml:space="preserve"> Αναγκαία κρίνεται η έγκαιρη και πλήρης ενημέρωση των διδασκόντων όλων των βαθμίδων για το project ούτως ώστε να μπορούν να  αξιοποιούν πλήρως τα εργαλεία τους και να βοηθήσουν στο μέγιστο τους μαθητές τους. Οι διδάσκοντες θα πρέπει να κατανοήσουν τις δυνατότητες και τα οφέλη των ψηφιακών εργαλείων και των νέων παιδαγωγικών πρακτικών που ενσωματώνει το έργο και έτσι θα δημιουργήσουν ένα υποστηρικτικό και συμπεριληπτικό μαθησιακό περιβάλλον που ενθαρρύνει την ενεργή συμμετοχή και την αυτοπεποίθηση όλων των μαθητών.</w:t>
      </w:r>
      <w:r w:rsidDel="00000000" w:rsidR="00000000" w:rsidRPr="00000000">
        <w:rPr>
          <w:rtl w:val="0"/>
        </w:rPr>
      </w:r>
    </w:p>
    <w:p w:rsidR="00000000" w:rsidDel="00000000" w:rsidP="00000000" w:rsidRDefault="00000000" w:rsidRPr="00000000" w14:paraId="0000014F">
      <w:pPr>
        <w:numPr>
          <w:ilvl w:val="0"/>
          <w:numId w:val="6"/>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Ενημέρωση μαθητών: </w:t>
      </w:r>
      <w:r w:rsidDel="00000000" w:rsidR="00000000" w:rsidRPr="00000000">
        <w:rPr>
          <w:rFonts w:ascii="Times New Roman" w:cs="Times New Roman" w:eastAsia="Times New Roman" w:hAnsi="Times New Roman"/>
          <w:sz w:val="24"/>
          <w:szCs w:val="24"/>
          <w:rtl w:val="0"/>
        </w:rPr>
        <w:t xml:space="preserve">Οι εκπαιδευόμενοι όλων των βαθμίδων πρέπει να ενημερωθούν καταλλήλως τόσο για την λειτουργία του project όσο και για την κοινωνική του αξία ουτώς ώστε να προαχθούν οι  αξίες της ενσυναίσθηση και της κατανόησης που είναι απαραίτητες για την επιτυχημένη υλοποίησή του έργου.</w:t>
      </w:r>
      <w:r w:rsidDel="00000000" w:rsidR="00000000" w:rsidRPr="00000000">
        <w:rPr>
          <w:rtl w:val="0"/>
        </w:rPr>
      </w:r>
    </w:p>
    <w:p w:rsidR="00000000" w:rsidDel="00000000" w:rsidP="00000000" w:rsidRDefault="00000000" w:rsidRPr="00000000" w14:paraId="00000150">
      <w:pPr>
        <w:numPr>
          <w:ilvl w:val="0"/>
          <w:numId w:val="6"/>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Ενημέρωση γονέων: </w:t>
      </w:r>
      <w:r w:rsidDel="00000000" w:rsidR="00000000" w:rsidRPr="00000000">
        <w:rPr>
          <w:rFonts w:ascii="Times New Roman" w:cs="Times New Roman" w:eastAsia="Times New Roman" w:hAnsi="Times New Roman"/>
          <w:sz w:val="24"/>
          <w:szCs w:val="24"/>
          <w:rtl w:val="0"/>
        </w:rPr>
        <w:t xml:space="preserve">Όσον αφορά την πρωτοβάθμια και την δευτεροβάθμια εκπαίδευση, η ενημέρωση και η ενεργή συμμετοχή των γονέων αποτελεί κρίσιμο παράγοντα για την επιτυχημένη υλοποίηση της συνδυαστικής προσέγγισης. Οι γονείς μπορούν να γίνουν ισχυροί συμμαχοι στην προσπάθεια για την παροχή ποιοτικής και καινοτόμου εκπαίδευσης στους μαθητές σας.</w:t>
      </w: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Σε επίπεδο συστήματος:</w:t>
      </w:r>
    </w:p>
    <w:p w:rsidR="00000000" w:rsidDel="00000000" w:rsidP="00000000" w:rsidRDefault="00000000" w:rsidRPr="00000000" w14:paraId="00000153">
      <w:pPr>
        <w:numPr>
          <w:ilvl w:val="0"/>
          <w:numId w:val="3"/>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Υποστήριξη από το Υπουργείο Παιδείας:</w:t>
      </w:r>
      <w:r w:rsidDel="00000000" w:rsidR="00000000" w:rsidRPr="00000000">
        <w:rPr>
          <w:rFonts w:ascii="Times New Roman" w:cs="Times New Roman" w:eastAsia="Times New Roman" w:hAnsi="Times New Roman"/>
          <w:sz w:val="24"/>
          <w:szCs w:val="24"/>
          <w:rtl w:val="0"/>
        </w:rPr>
        <w:t xml:space="preserve"> Η παροχή υποστήριξης από το Υπουργείο Παιδείας, μέσω της επιμόρφωσης εκπαιδευτικών, της ανάπτυξης εκπαιδευτικού υλικού και της χρηματοδότησης, είναι απαραίτητη για την ευρεία υιοθέτηση της προσέγγισης. Είναι απαραίτητο να είμαστε βέβαιοι ότι όλοι οι εκπαιδευόμενοι και όλοι οι εκπαιδευτές κατέχουν τον απαραίτητο ηλεκτρονικό εξοπλισμό.</w:t>
      </w:r>
      <w:r w:rsidDel="00000000" w:rsidR="00000000" w:rsidRPr="00000000">
        <w:rPr>
          <w:rtl w:val="0"/>
        </w:rPr>
      </w:r>
    </w:p>
    <w:p w:rsidR="00000000" w:rsidDel="00000000" w:rsidP="00000000" w:rsidRDefault="00000000" w:rsidRPr="00000000" w14:paraId="00000154">
      <w:pPr>
        <w:numPr>
          <w:ilvl w:val="0"/>
          <w:numId w:val="3"/>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Αξιολόγηση και ανατροφοδότηση:</w:t>
      </w:r>
      <w:r w:rsidDel="00000000" w:rsidR="00000000" w:rsidRPr="00000000">
        <w:rPr>
          <w:rFonts w:ascii="Times New Roman" w:cs="Times New Roman" w:eastAsia="Times New Roman" w:hAnsi="Times New Roman"/>
          <w:sz w:val="24"/>
          <w:szCs w:val="24"/>
          <w:rtl w:val="0"/>
        </w:rPr>
        <w:t xml:space="preserve"> Η συνεχής αξιολόγηση των εργαλείων και η συλλογή ανατροφοδότησης από εκπαιδευτικούς, μαθητές και γονείς είναι απαραίτητες για την βελτίωση και την προσαρμογή της συνδυαστικής προσέγγισης.</w:t>
      </w: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Συμπεράσματα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Κλείνοντας, η ανάλυση της εκπαιδευτικής πλατφόρμας Magic School και του σύγχρονου εργαλείου Easier καταδεικνύει τη σημαντική συμβολή τους στη βελτίωση της εκπαιδευτικής διαδικασίας. Βάσει αυτής της αξιολόγησης, προτείνουμε τον συνδυασμό των δύο αυτών εκπαιδευτικών εργαλείων ως μια συνολικά αποτελεσματική πρόταση για τη βελτίωση της εκπαιδευτικής διαδικασίας. Η πλατφόρμα Magic School, όπως διαπιστώθηκε παρέχει στους εκπαιδευτικούς πρωτότυπες ιδέες για την βελτιστοποίηση της εκπαιδευτικής διαδικασίας με ατομα που αντιμετωπίζουν μαθησιακές δυσκολίες. Μέσω προγραμμάτων και εκπαιδευτικών εργαλείων, η πλατφόρμα παρέχει την υποστήριξη που χρειάζονται οι καθηγητές, λαμβάνοντας υπόψη τις ιδιαίτερες ανάγκες και δυσκολίες κάθε μαθητή. Στο ίδιο μήκος κύματος κινείται αδιαμφισβήτητα και το προαναφερθέν ψηφιακό εργαλείο Easier. Ειδικότερα, αξιοποιεί την τεχνητή νοημοσύνη προκειμένου να αναγνωριστεί η νοηματική γλώσσα και να μεταφραστεί σε κείμενο ή φωνή καθώς και να εκτελεστεί η ανάποδη διαδικασία. Πετυχαίνεται, έτσι η ενσωμάτωση όλων των ατόμων με αναπηρία στην λειτουργία της ακοής στο κανονικό μάθημα ως εν δυνάμει ενεργά μέλη. Κατ’αυτον τον τρόπο η ομάδα αυτή δεν αισθάνεται παραγκωνισμένη και οι ιδιαίτερες ανάγκες της καλύπτονται πλήρως. Ο συνδυασμός των δύο αυτών εκπαιδευτικών εργαλείων δύναται να αναβαθμίσει όλες τις εκπαιδευτικές βαθμίδες ξεκινώντας από την πρωτοβάθμια και καταλήγοντας στην εκπαίδευση ανθρώπινου δυναμικού. Δημιουργείται επομένως ένα περιβάλλον μάθησης που ενθαρρύνει την επιτυχία και την πρόοδο όλων των μαθητών καθ’όλη τη διάρκεια της ζωής τους. Αυτή η συνδυαστική προσέγγιση αναμφίβολα προωθεί την εκπαιδευτικής ισότητα και αποτελεί πολύτιμο πόρο για την σημείωση ραγδαίας εξέλιξης σε όλες τις εκπαιδευτικές βαθμίδες.</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Βιβλιογραφικές αναφορές</w:t>
      </w:r>
      <w:r w:rsidDel="00000000" w:rsidR="00000000" w:rsidRPr="00000000">
        <w:rPr>
          <w:rtl w:val="0"/>
        </w:rPr>
      </w:r>
    </w:p>
    <w:p w:rsidR="00000000" w:rsidDel="00000000" w:rsidP="00000000" w:rsidRDefault="00000000" w:rsidRPr="00000000" w14:paraId="000001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10">
        <w:r w:rsidDel="00000000" w:rsidR="00000000" w:rsidRPr="00000000">
          <w:rPr>
            <w:rFonts w:ascii="Times New Roman" w:cs="Times New Roman" w:eastAsia="Times New Roman" w:hAnsi="Times New Roman"/>
            <w:color w:val="1155cc"/>
            <w:sz w:val="24"/>
            <w:szCs w:val="24"/>
            <w:u w:val="single"/>
            <w:rtl w:val="0"/>
          </w:rPr>
          <w:t xml:space="preserve">https://www.magicschool.ai/</w:t>
        </w:r>
      </w:hyperlink>
      <w:r w:rsidDel="00000000" w:rsidR="00000000" w:rsidRPr="00000000">
        <w:rPr>
          <w:rFonts w:ascii="Times New Roman" w:cs="Times New Roman" w:eastAsia="Times New Roman" w:hAnsi="Times New Roman"/>
          <w:sz w:val="24"/>
          <w:szCs w:val="24"/>
          <w:rtl w:val="0"/>
        </w:rPr>
        <w:t xml:space="preserve">[Accessed 2 May 2024]</w:t>
      </w:r>
    </w:p>
    <w:p w:rsidR="00000000" w:rsidDel="00000000" w:rsidP="00000000" w:rsidRDefault="00000000" w:rsidRPr="00000000" w14:paraId="000001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hyperlink r:id="rId11">
        <w:r w:rsidDel="00000000" w:rsidR="00000000" w:rsidRPr="00000000">
          <w:rPr>
            <w:rFonts w:ascii="Times New Roman" w:cs="Times New Roman" w:eastAsia="Times New Roman" w:hAnsi="Times New Roman"/>
            <w:color w:val="1155cc"/>
            <w:sz w:val="24"/>
            <w:szCs w:val="24"/>
            <w:u w:val="single"/>
            <w:rtl w:val="0"/>
          </w:rPr>
          <w:t xml:space="preserve">https://www.project-easier.eu/el/</w:t>
        </w:r>
      </w:hyperlink>
      <w:r w:rsidDel="00000000" w:rsidR="00000000" w:rsidRPr="00000000">
        <w:rPr>
          <w:rFonts w:ascii="Times New Roman" w:cs="Times New Roman" w:eastAsia="Times New Roman" w:hAnsi="Times New Roman"/>
          <w:sz w:val="24"/>
          <w:szCs w:val="24"/>
          <w:rtl w:val="0"/>
        </w:rPr>
        <w:t xml:space="preserve">[Accessed 3 May 2024]</w:t>
      </w:r>
    </w:p>
    <w:p w:rsidR="00000000" w:rsidDel="00000000" w:rsidP="00000000" w:rsidRDefault="00000000" w:rsidRPr="00000000" w14:paraId="00000166">
      <w:pPr>
        <w:ind w:left="0" w:firstLine="0"/>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footerReference r:id="rId14" w:type="first"/>
      <w:pgSz w:h="16834" w:w="11909" w:orient="portrait"/>
      <w:pgMar w:bottom="1440" w:top="1440" w:left="1440" w:right="1440" w:header="720" w:footer="720"/>
      <w:pgNumType w:start="1"/>
      <w:titlePg w:val="1"/>
      <w:sectPrChange w:author="KALLIOPI MARIA TINTIKAKI" w:id="0" w:date="2024-05-29T09:41:24Z">
        <w:sectPr w:rsidR="000000" w:rsidDel="000000" w:rsidRPr="000000" w:rsidSect="000000">
          <w:pgMar w:bottom="1440" w:top="1440" w:left="1440" w:right="1440" w:header="720" w:footer="720"/>
          <w:pgNumType w:start="1"/>
          <w:pgSz w:h="16834" w:w="11909"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IA POIMENIDOU" w:id="0" w:date="2024-05-29T09:44:59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συντομη περιγραφή MagicSchool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τι είναι</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-σε ποιον απευθύνεται (use cases)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-διακρίσεις</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-εφαρμογές/εργαλεία</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-ειδική αγωγή</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συντομη περιγραφή Easier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-τι είναι</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-σε ποιον απαευθύνεται</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-εφαρμογές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406646019"/>
      <w:tag w:val="goog_rdk_3"/>
    </w:sdtPr>
    <w:sdtContent>
      <w:p w:rsidR="00000000" w:rsidDel="00000000" w:rsidP="00000000" w:rsidRDefault="00000000" w:rsidRPr="00000000" w14:paraId="0000016D">
        <w:pPr>
          <w:jc w:val="right"/>
          <w:rPr>
            <w:ins w:author="KALLIOPI MARIA TINTIKAKI" w:id="1" w:date="2024-05-29T09:41:24Z"/>
          </w:rPr>
        </w:pPr>
        <w:sdt>
          <w:sdtPr>
            <w:id w:val="362308772"/>
            <w:tag w:val="goog_rdk_2"/>
          </w:sdtPr>
          <w:sdtContent>
            <w:ins w:author="KALLIOPI MARIA TINTIKAKI" w:id="1" w:date="2024-05-29T09:41:24Z">
              <w:r w:rsidDel="00000000" w:rsidR="00000000" w:rsidRPr="00000000">
                <w:rPr/>
                <w:fldChar w:fldCharType="begin"/>
                <w:instrText xml:space="preserve">PAGE</w:instrText>
                <w:fldChar w:fldCharType="separate"/>
                <w:fldChar w:fldCharType="end"/>
              </w:r>
              <w:r w:rsidDel="00000000" w:rsidR="00000000" w:rsidRPr="00000000">
                <w:rPr>
                  <w:rtl w:val="0"/>
                </w:rPr>
              </w:r>
            </w:ins>
          </w:sdtContent>
        </w:sdt>
      </w:p>
    </w:sdtContent>
  </w:sdt>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roject-easier.eu/el/" TargetMode="External"/><Relationship Id="rId10" Type="http://schemas.openxmlformats.org/officeDocument/2006/relationships/hyperlink" Target="https://www.magicschool.ai/"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urHVLkjmXNl59dtCa5d2Nlpiw==">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